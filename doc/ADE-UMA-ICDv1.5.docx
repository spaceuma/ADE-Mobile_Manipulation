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BBEBB7" w14:textId="77777777" w:rsidR="00437483" w:rsidRPr="00BC2935" w:rsidRDefault="00437483" w:rsidP="00437483">
      <w:pPr>
        <w:pStyle w:val="Ttulo1"/>
        <w:rPr>
          <w:lang w:val="en-GB"/>
        </w:rPr>
      </w:pPr>
      <w:r>
        <w:rPr>
          <w:lang w:val="en-GB"/>
        </w:rPr>
        <w:t>Introduction</w:t>
      </w:r>
    </w:p>
    <w:p w14:paraId="7A4EA8C3" w14:textId="77777777" w:rsidR="00437483" w:rsidRDefault="00437483" w:rsidP="00437483">
      <w:pPr>
        <w:pStyle w:val="Ttulo2"/>
        <w:rPr>
          <w:lang w:val="en-GB"/>
        </w:rPr>
      </w:pPr>
      <w:r w:rsidRPr="00BC2935">
        <w:rPr>
          <w:lang w:val="en-GB"/>
        </w:rPr>
        <w:t>Overview</w:t>
      </w:r>
    </w:p>
    <w:p w14:paraId="36AD4683" w14:textId="77777777" w:rsidR="00437483" w:rsidRDefault="00437483" w:rsidP="00437483">
      <w:pPr>
        <w:rPr>
          <w:lang w:val="en-GB"/>
        </w:rPr>
      </w:pPr>
    </w:p>
    <w:p w14:paraId="3076EB3A" w14:textId="77777777" w:rsidR="00437483" w:rsidRDefault="00437483" w:rsidP="00437483">
      <w:pPr>
        <w:rPr>
          <w:rFonts w:ascii="Cambria" w:eastAsiaTheme="majorEastAsia" w:hAnsi="Cambria" w:cstheme="majorBidi"/>
          <w:b/>
          <w:bCs/>
          <w:kern w:val="32"/>
          <w:sz w:val="32"/>
          <w:szCs w:val="32"/>
          <w:lang w:val="en-GB" w:eastAsia="en-US"/>
        </w:rPr>
      </w:pPr>
      <w:r>
        <w:rPr>
          <w:lang w:val="en-GB"/>
        </w:rPr>
        <w:t>The objective of this document is to provide an initial UML model of the Mobile Manipulation subsystem and how it could be integrated within the whole system. Moreover, a brief description of the used algorithms and their location into the UML class diagram is provided. Finally, a Sequence Diagram is provided in order to show interaction between defined classes and the rest of the system.</w:t>
      </w:r>
    </w:p>
    <w:p w14:paraId="5D2AEF87" w14:textId="77777777" w:rsidR="00437483" w:rsidRPr="00BC2935" w:rsidRDefault="00437483" w:rsidP="00437483">
      <w:pPr>
        <w:pStyle w:val="Ttulo1"/>
        <w:rPr>
          <w:lang w:val="en-GB" w:eastAsia="en-US"/>
        </w:rPr>
      </w:pPr>
      <w:r>
        <w:rPr>
          <w:lang w:val="en-GB" w:eastAsia="en-US"/>
        </w:rPr>
        <w:t>UML Model</w:t>
      </w:r>
    </w:p>
    <w:p w14:paraId="5333F79E" w14:textId="77777777" w:rsidR="00437483" w:rsidRDefault="00437483" w:rsidP="00437483">
      <w:pPr>
        <w:pStyle w:val="Ttulo2"/>
        <w:rPr>
          <w:lang w:val="en-GB" w:eastAsia="en-US"/>
        </w:rPr>
      </w:pPr>
      <w:r>
        <w:rPr>
          <w:lang w:val="en-GB" w:eastAsia="en-US"/>
        </w:rPr>
        <w:t>Class diagram</w:t>
      </w:r>
    </w:p>
    <w:p w14:paraId="0BAF3F9E" w14:textId="77777777" w:rsidR="00437483" w:rsidRDefault="00437483" w:rsidP="00437483">
      <w:pPr>
        <w:rPr>
          <w:lang w:val="en-GB" w:eastAsia="en-US"/>
        </w:rPr>
      </w:pPr>
    </w:p>
    <w:p w14:paraId="5D28545B" w14:textId="6ADFDFE5" w:rsidR="00437483" w:rsidRDefault="00437483" w:rsidP="00437483">
      <w:pPr>
        <w:rPr>
          <w:lang w:val="en-GB" w:eastAsia="en-US"/>
        </w:rPr>
      </w:pPr>
      <w:r>
        <w:rPr>
          <w:lang w:val="en-GB" w:eastAsia="en-US"/>
        </w:rPr>
        <w:t xml:space="preserve">The proposed software architecture is briefly based on four classes. The main class is the </w:t>
      </w:r>
      <w:proofErr w:type="spellStart"/>
      <w:r w:rsidR="00FC385B" w:rsidRPr="00073876">
        <w:rPr>
          <w:i/>
          <w:lang w:val="en-GB" w:eastAsia="en-US"/>
        </w:rPr>
        <w:t>MobileManipMotionPlanner</w:t>
      </w:r>
      <w:proofErr w:type="spellEnd"/>
      <w:r w:rsidR="00FC385B">
        <w:rPr>
          <w:lang w:val="en-GB" w:eastAsia="en-US"/>
        </w:rPr>
        <w:t>, which</w:t>
      </w:r>
      <w:r w:rsidR="001740DE">
        <w:rPr>
          <w:lang w:val="en-GB" w:eastAsia="en-US"/>
        </w:rPr>
        <w:t xml:space="preserve"> serves as</w:t>
      </w:r>
      <w:r>
        <w:rPr>
          <w:lang w:val="en-GB" w:eastAsia="en-US"/>
        </w:rPr>
        <w:t xml:space="preserve"> the interface with the </w:t>
      </w:r>
      <w:r w:rsidR="001740DE">
        <w:rPr>
          <w:lang w:val="en-GB" w:eastAsia="en-US"/>
        </w:rPr>
        <w:t>harness/</w:t>
      </w:r>
      <w:r>
        <w:rPr>
          <w:lang w:val="en-GB" w:eastAsia="en-US"/>
        </w:rPr>
        <w:t>guidance component. This class receives the DEM using the same data structure as defined by Airbus for the Rover Guidance.</w:t>
      </w:r>
      <w:r w:rsidR="00F35F3F">
        <w:rPr>
          <w:lang w:val="en-GB" w:eastAsia="en-US"/>
        </w:rPr>
        <w:t xml:space="preserve"> </w:t>
      </w:r>
      <w:r w:rsidR="00F35F3F" w:rsidRPr="00F35F3F">
        <w:rPr>
          <w:color w:val="FF0000"/>
          <w:lang w:val="en-GB" w:eastAsia="en-US"/>
        </w:rPr>
        <w:t>It is so important to include the DEM error within this data structure.</w:t>
      </w:r>
      <w:r>
        <w:rPr>
          <w:lang w:val="en-GB" w:eastAsia="en-US"/>
        </w:rPr>
        <w:t xml:space="preserve"> Once received, an instance of the </w:t>
      </w:r>
      <w:proofErr w:type="spellStart"/>
      <w:r w:rsidR="001740DE">
        <w:rPr>
          <w:i/>
          <w:lang w:val="en-GB" w:eastAsia="en-US"/>
        </w:rPr>
        <w:t>MobileManip</w:t>
      </w:r>
      <w:r w:rsidRPr="000B22AA">
        <w:rPr>
          <w:i/>
          <w:lang w:val="en-GB" w:eastAsia="en-US"/>
        </w:rPr>
        <w:t>Map</w:t>
      </w:r>
      <w:proofErr w:type="spellEnd"/>
      <w:r>
        <w:rPr>
          <w:lang w:val="en-GB" w:eastAsia="en-US"/>
        </w:rPr>
        <w:t xml:space="preserve"> class is created. This class includes the current DEM and calculates the obstacles and cost map that would be used to later generate a motion plan. Once a motion plan is generated using the respective class (</w:t>
      </w:r>
      <w:proofErr w:type="spellStart"/>
      <w:r w:rsidRPr="004B1C69">
        <w:rPr>
          <w:i/>
          <w:lang w:val="en-GB" w:eastAsia="en-US"/>
        </w:rPr>
        <w:t>MotionPlan</w:t>
      </w:r>
      <w:proofErr w:type="spellEnd"/>
      <w:r>
        <w:rPr>
          <w:lang w:val="en-GB" w:eastAsia="en-US"/>
        </w:rPr>
        <w:t xml:space="preserve">), it can be executed by creating an instance of the </w:t>
      </w:r>
      <w:proofErr w:type="spellStart"/>
      <w:r w:rsidR="00615788">
        <w:rPr>
          <w:i/>
          <w:lang w:val="en-GB" w:eastAsia="en-US"/>
        </w:rPr>
        <w:t>MobileManipExecutor</w:t>
      </w:r>
      <w:proofErr w:type="spellEnd"/>
      <w:r>
        <w:rPr>
          <w:lang w:val="en-GB" w:eastAsia="en-US"/>
        </w:rPr>
        <w:t xml:space="preserve"> class, which contains the motion plan. </w:t>
      </w:r>
    </w:p>
    <w:p w14:paraId="299D3D3E" w14:textId="77777777" w:rsidR="00615788" w:rsidRDefault="00615788" w:rsidP="00437483">
      <w:pPr>
        <w:rPr>
          <w:lang w:val="en-GB" w:eastAsia="en-US"/>
        </w:rPr>
      </w:pPr>
    </w:p>
    <w:p w14:paraId="7D3137B1" w14:textId="2049BAA7" w:rsidR="00437483" w:rsidRDefault="00615788" w:rsidP="006E3531">
      <w:pPr>
        <w:rPr>
          <w:lang w:val="en-GB"/>
        </w:rPr>
      </w:pPr>
      <w:r>
        <w:rPr>
          <w:lang w:val="en-GB" w:eastAsia="en-US"/>
        </w:rPr>
        <w:t xml:space="preserve">There are two types of operation this software is expected to be able to perform. First, the atomic operation, consisting on exclusively controlling the arm to make a certain movement. Second, a coupled arm-rover motion, which must be produced by means of Path and Motion Planning libraries based on the Fast Marching Method (in 2D and 3D). The latter consists on coordinating the rover and the arm to reach the location of a sample and place the end effector on it. </w:t>
      </w:r>
      <w:r w:rsidR="006E3531">
        <w:rPr>
          <w:lang w:val="en-GB" w:eastAsia="en-US"/>
        </w:rPr>
        <w:t>Then</w:t>
      </w:r>
      <w:proofErr w:type="gramStart"/>
      <w:r w:rsidR="006E3531">
        <w:rPr>
          <w:lang w:val="en-GB" w:eastAsia="en-US"/>
        </w:rPr>
        <w:t xml:space="preserve">, </w:t>
      </w:r>
      <w:r w:rsidR="00FC385B">
        <w:rPr>
          <w:lang w:val="en-GB" w:eastAsia="en-US"/>
        </w:rPr>
        <w:t xml:space="preserve"> </w:t>
      </w:r>
      <w:r w:rsidR="006E3531">
        <w:rPr>
          <w:lang w:val="en-GB" w:eastAsia="en-US"/>
        </w:rPr>
        <w:t>it</w:t>
      </w:r>
      <w:proofErr w:type="gramEnd"/>
      <w:r w:rsidR="006E3531">
        <w:rPr>
          <w:lang w:val="en-GB" w:eastAsia="en-US"/>
        </w:rPr>
        <w:t xml:space="preserve"> is expected to generate </w:t>
      </w:r>
      <w:r w:rsidR="00437483">
        <w:rPr>
          <w:lang w:val="en-GB" w:eastAsia="en-US"/>
        </w:rPr>
        <w:t xml:space="preserve">the motion to execute a particular task to do something with the sample, e.g. </w:t>
      </w:r>
      <w:r w:rsidR="006E3531">
        <w:rPr>
          <w:lang w:val="en-GB" w:eastAsia="en-US"/>
        </w:rPr>
        <w:t>p</w:t>
      </w:r>
      <w:r w:rsidR="00437483">
        <w:rPr>
          <w:lang w:val="en-GB" w:eastAsia="en-US"/>
        </w:rPr>
        <w:t>lace the end effector in contact with the sample or to pick up a sample of soil (TBD).</w:t>
      </w:r>
    </w:p>
    <w:p w14:paraId="7FBECDB2" w14:textId="40CBA985" w:rsidR="00437483" w:rsidRPr="00BA1EEF" w:rsidRDefault="001740DE" w:rsidP="0041092B">
      <w:pPr>
        <w:jc w:val="center"/>
      </w:pPr>
      <w:bookmarkStart w:id="0" w:name="_Ref2705696"/>
      <w:r>
        <w:rPr>
          <w:noProof/>
          <w:lang w:val="en-US" w:eastAsia="en-US"/>
        </w:rPr>
        <w:lastRenderedPageBreak/>
        <w:drawing>
          <wp:inline distT="0" distB="0" distL="0" distR="0" wp14:anchorId="42CBA2BB" wp14:editId="55F2058C">
            <wp:extent cx="6181725" cy="5095875"/>
            <wp:effectExtent l="0" t="0" r="9525" b="9525"/>
            <wp:docPr id="4" name="Imagen 4" descr="C:\Users\rsanchez\Documents\GitHub\ADE_Mobile-Manipulation\doc\Mobile Manipulati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sanchez\Documents\GitHub\ADE_Mobile-Manipulation\doc\Mobile Manipulation Class Diagram.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81725" cy="5095875"/>
                    </a:xfrm>
                    <a:prstGeom prst="rect">
                      <a:avLst/>
                    </a:prstGeom>
                    <a:noFill/>
                    <a:ln>
                      <a:noFill/>
                    </a:ln>
                  </pic:spPr>
                </pic:pic>
              </a:graphicData>
            </a:graphic>
          </wp:inline>
        </w:drawing>
      </w:r>
      <w:r w:rsidR="00437483" w:rsidRPr="00B759D6">
        <w:rPr>
          <w:rFonts w:ascii="Times New Roman" w:hAnsi="Times New Roman"/>
          <w:i/>
          <w:sz w:val="18"/>
        </w:rPr>
        <w:t xml:space="preserve">Figure </w:t>
      </w:r>
      <w:r w:rsidR="00437483" w:rsidRPr="00B759D6">
        <w:rPr>
          <w:rFonts w:ascii="Times New Roman" w:hAnsi="Times New Roman"/>
          <w:i/>
          <w:sz w:val="18"/>
        </w:rPr>
        <w:fldChar w:fldCharType="begin"/>
      </w:r>
      <w:r w:rsidR="00437483" w:rsidRPr="00B759D6">
        <w:rPr>
          <w:rFonts w:ascii="Times New Roman" w:hAnsi="Times New Roman"/>
          <w:i/>
          <w:sz w:val="18"/>
        </w:rPr>
        <w:instrText xml:space="preserve"> SEQ Figure \* ARABIC </w:instrText>
      </w:r>
      <w:r w:rsidR="00437483" w:rsidRPr="00B759D6">
        <w:rPr>
          <w:rFonts w:ascii="Times New Roman" w:hAnsi="Times New Roman"/>
          <w:i/>
          <w:sz w:val="18"/>
        </w:rPr>
        <w:fldChar w:fldCharType="separate"/>
      </w:r>
      <w:r w:rsidR="00EE6E14">
        <w:rPr>
          <w:rFonts w:ascii="Times New Roman" w:hAnsi="Times New Roman"/>
          <w:i/>
          <w:noProof/>
          <w:sz w:val="18"/>
        </w:rPr>
        <w:t>1</w:t>
      </w:r>
      <w:r w:rsidR="00437483" w:rsidRPr="00B759D6">
        <w:rPr>
          <w:rFonts w:ascii="Times New Roman" w:hAnsi="Times New Roman"/>
          <w:i/>
          <w:sz w:val="18"/>
        </w:rPr>
        <w:fldChar w:fldCharType="end"/>
      </w:r>
      <w:bookmarkEnd w:id="0"/>
      <w:r w:rsidR="00437483" w:rsidRPr="00B759D6">
        <w:rPr>
          <w:rFonts w:ascii="Times New Roman" w:hAnsi="Times New Roman"/>
          <w:i/>
          <w:sz w:val="18"/>
        </w:rPr>
        <w:t>. Class diagram of the Mobile Manipulation subsystem.</w:t>
      </w:r>
    </w:p>
    <w:p w14:paraId="755F0A3E" w14:textId="77777777" w:rsidR="00437483" w:rsidRDefault="00437483" w:rsidP="00437483">
      <w:pPr>
        <w:pStyle w:val="Ttulo2"/>
        <w:rPr>
          <w:lang w:val="en-GB" w:eastAsia="en-US"/>
        </w:rPr>
      </w:pPr>
      <w:r>
        <w:rPr>
          <w:lang w:val="en-GB" w:eastAsia="en-US"/>
        </w:rPr>
        <w:t>Sequence Diagram</w:t>
      </w:r>
    </w:p>
    <w:p w14:paraId="5A18F471" w14:textId="77777777" w:rsidR="00437483" w:rsidRDefault="00437483" w:rsidP="00437483">
      <w:pPr>
        <w:pStyle w:val="Ttulo3"/>
        <w:rPr>
          <w:lang w:val="en-GB" w:eastAsia="en-US"/>
        </w:rPr>
      </w:pPr>
      <w:r>
        <w:rPr>
          <w:lang w:val="en-GB" w:eastAsia="en-US"/>
        </w:rPr>
        <w:t>Initial plan execution</w:t>
      </w:r>
    </w:p>
    <w:p w14:paraId="0A668013" w14:textId="77777777" w:rsidR="00437483" w:rsidRDefault="00437483" w:rsidP="00437483">
      <w:pPr>
        <w:rPr>
          <w:lang w:val="en-GB" w:eastAsia="en-US"/>
        </w:rPr>
      </w:pPr>
    </w:p>
    <w:p w14:paraId="194C1765" w14:textId="110FE026" w:rsidR="00437483" w:rsidRDefault="00437483" w:rsidP="00437483">
      <w:pPr>
        <w:rPr>
          <w:lang w:val="en-GB" w:eastAsia="en-US"/>
        </w:rPr>
      </w:pPr>
      <w:r>
        <w:rPr>
          <w:lang w:val="en-GB" w:eastAsia="en-US"/>
        </w:rPr>
        <w:t xml:space="preserve">An example of the use of the proposed classes is shown in </w:t>
      </w:r>
      <w:r>
        <w:rPr>
          <w:lang w:val="en-GB" w:eastAsia="en-US"/>
        </w:rPr>
        <w:fldChar w:fldCharType="begin"/>
      </w:r>
      <w:r>
        <w:rPr>
          <w:lang w:val="en-GB" w:eastAsia="en-US"/>
        </w:rPr>
        <w:instrText xml:space="preserve"> REF _Ref13142137 \h </w:instrText>
      </w:r>
      <w:r>
        <w:rPr>
          <w:lang w:val="en-GB" w:eastAsia="en-US"/>
        </w:rPr>
      </w:r>
      <w:r>
        <w:rPr>
          <w:lang w:val="en-GB" w:eastAsia="en-US"/>
        </w:rPr>
        <w:fldChar w:fldCharType="separate"/>
      </w:r>
      <w:r>
        <w:t xml:space="preserve">Figure </w:t>
      </w:r>
      <w:r>
        <w:rPr>
          <w:noProof/>
        </w:rPr>
        <w:t>2</w:t>
      </w:r>
      <w:r>
        <w:rPr>
          <w:lang w:val="en-GB" w:eastAsia="en-US"/>
        </w:rPr>
        <w:fldChar w:fldCharType="end"/>
      </w:r>
      <w:r>
        <w:rPr>
          <w:lang w:val="en-GB" w:eastAsia="en-US"/>
        </w:rPr>
        <w:t xml:space="preserve">. This diagram illustrates an initial execution of a plan to move the rover and the manipulator in a coupled way to reach a sample. First, the rover guidance component, or another, calls the </w:t>
      </w:r>
      <w:proofErr w:type="spellStart"/>
      <w:r w:rsidRPr="000B22AA">
        <w:rPr>
          <w:i/>
          <w:lang w:val="en-GB" w:eastAsia="en-US"/>
        </w:rPr>
        <w:t>MobileManipMotionPlanner</w:t>
      </w:r>
      <w:proofErr w:type="spellEnd"/>
      <w:r>
        <w:rPr>
          <w:lang w:val="en-GB" w:eastAsia="en-US"/>
        </w:rPr>
        <w:t xml:space="preserve"> constructor to instantiate the class. This constructor has the rover surrounding DEM, with all of its metadata, as parameter. This DEM is processed in order to calculate the obstacles and cost maps. Later on, the guidance component sends a motion plan that is based on the initial rover pose (position and orientation) and the estimated sample location. This method would generate the rover path and manipulator trajectory using the Fast Marching</w:t>
      </w:r>
      <w:ins w:id="1" w:author="bootestelescopes@outlook.es" w:date="2019-07-08T11:11:00Z">
        <w:r>
          <w:rPr>
            <w:lang w:val="en-GB" w:eastAsia="en-US"/>
          </w:rPr>
          <w:t xml:space="preserve"> </w:t>
        </w:r>
      </w:ins>
      <w:r>
        <w:rPr>
          <w:lang w:val="en-GB" w:eastAsia="en-US"/>
        </w:rPr>
        <w:t xml:space="preserve">Method (FMM) algorithm. It is based on the provided information and the </w:t>
      </w:r>
      <w:proofErr w:type="spellStart"/>
      <w:r w:rsidR="009468E4" w:rsidRPr="009468E4">
        <w:rPr>
          <w:i/>
          <w:lang w:val="en-GB" w:eastAsia="en-US"/>
        </w:rPr>
        <w:t>MobileManip</w:t>
      </w:r>
      <w:r w:rsidRPr="000B22AA">
        <w:rPr>
          <w:i/>
          <w:lang w:val="en-GB" w:eastAsia="en-US"/>
        </w:rPr>
        <w:t>Map</w:t>
      </w:r>
      <w:proofErr w:type="spellEnd"/>
      <w:r>
        <w:rPr>
          <w:lang w:val="en-GB" w:eastAsia="en-US"/>
        </w:rPr>
        <w:t xml:space="preserve"> object. If the sample can be reached, it provides a </w:t>
      </w:r>
      <w:proofErr w:type="spellStart"/>
      <w:r w:rsidRPr="000B22AA">
        <w:rPr>
          <w:i/>
          <w:lang w:val="en-GB" w:eastAsia="en-US"/>
        </w:rPr>
        <w:t>MotionPlan</w:t>
      </w:r>
      <w:proofErr w:type="spellEnd"/>
      <w:r>
        <w:rPr>
          <w:lang w:val="en-GB" w:eastAsia="en-US"/>
        </w:rPr>
        <w:t xml:space="preserve"> object, which is later sent to the </w:t>
      </w:r>
      <w:proofErr w:type="spellStart"/>
      <w:r w:rsidR="009468E4">
        <w:rPr>
          <w:i/>
          <w:lang w:val="en-GB" w:eastAsia="en-US"/>
        </w:rPr>
        <w:t>MobileManipMotionPlanExecutor</w:t>
      </w:r>
      <w:proofErr w:type="spellEnd"/>
      <w:r>
        <w:rPr>
          <w:lang w:val="en-GB" w:eastAsia="en-US"/>
        </w:rPr>
        <w:t xml:space="preserve"> through the use of the class constructor. Once it is stored, the subsystem would be ready to run the motion plan, which would begin once the </w:t>
      </w:r>
      <w:proofErr w:type="gramStart"/>
      <w:r w:rsidRPr="00FC385B">
        <w:rPr>
          <w:i/>
          <w:lang w:val="en-GB" w:eastAsia="en-US"/>
        </w:rPr>
        <w:t>start(</w:t>
      </w:r>
      <w:proofErr w:type="gramEnd"/>
      <w:r w:rsidRPr="00FC385B">
        <w:rPr>
          <w:i/>
          <w:lang w:val="en-GB" w:eastAsia="en-US"/>
        </w:rPr>
        <w:t>)</w:t>
      </w:r>
      <w:r>
        <w:rPr>
          <w:lang w:val="en-GB" w:eastAsia="en-US"/>
        </w:rPr>
        <w:t xml:space="preserve"> method is called.</w:t>
      </w:r>
    </w:p>
    <w:p w14:paraId="172A43E7" w14:textId="77777777" w:rsidR="00437483" w:rsidRDefault="00437483" w:rsidP="00437483">
      <w:pPr>
        <w:rPr>
          <w:lang w:val="en-GB" w:eastAsia="en-US"/>
        </w:rPr>
      </w:pPr>
    </w:p>
    <w:p w14:paraId="4B7BAFF6" w14:textId="77777777" w:rsidR="00437483" w:rsidRDefault="00437483" w:rsidP="00437483">
      <w:pPr>
        <w:rPr>
          <w:lang w:val="en-GB" w:eastAsia="en-US"/>
        </w:rPr>
      </w:pPr>
    </w:p>
    <w:p w14:paraId="631A4F4D" w14:textId="395831CC" w:rsidR="00437483" w:rsidRDefault="009468E4" w:rsidP="00437483">
      <w:pPr>
        <w:jc w:val="center"/>
        <w:rPr>
          <w:lang w:val="en-GB"/>
        </w:rPr>
      </w:pPr>
      <w:r>
        <w:rPr>
          <w:noProof/>
          <w:lang w:val="en-US" w:eastAsia="en-US"/>
        </w:rPr>
        <w:lastRenderedPageBreak/>
        <w:drawing>
          <wp:inline distT="0" distB="0" distL="0" distR="0" wp14:anchorId="3F77D176" wp14:editId="1C10534B">
            <wp:extent cx="6141720" cy="3174365"/>
            <wp:effectExtent l="0" t="0" r="0" b="6985"/>
            <wp:docPr id="17" name="Imagen 17" descr="C:\Users\rsanchez\Documents\GitHub\ADE_Mobile-Manipulation\doc\Mobile Manipulation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sanchez\Documents\GitHub\ADE_Mobile-Manipulation\doc\Mobile Manipulation Sequenc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41720" cy="3174365"/>
                    </a:xfrm>
                    <a:prstGeom prst="rect">
                      <a:avLst/>
                    </a:prstGeom>
                    <a:noFill/>
                    <a:ln>
                      <a:noFill/>
                    </a:ln>
                  </pic:spPr>
                </pic:pic>
              </a:graphicData>
            </a:graphic>
          </wp:inline>
        </w:drawing>
      </w:r>
    </w:p>
    <w:p w14:paraId="03611C23" w14:textId="77777777" w:rsidR="00437483" w:rsidRDefault="00437483" w:rsidP="00437483">
      <w:pPr>
        <w:pStyle w:val="Descripcin"/>
        <w:jc w:val="center"/>
      </w:pPr>
      <w:bookmarkStart w:id="2" w:name="_Ref13142137"/>
      <w:r>
        <w:t xml:space="preserve">Figure </w:t>
      </w:r>
      <w:r>
        <w:fldChar w:fldCharType="begin"/>
      </w:r>
      <w:r>
        <w:instrText xml:space="preserve"> SEQ Figure \* ARABIC </w:instrText>
      </w:r>
      <w:r>
        <w:fldChar w:fldCharType="separate"/>
      </w:r>
      <w:r w:rsidR="00EE6E14">
        <w:rPr>
          <w:noProof/>
        </w:rPr>
        <w:t>2</w:t>
      </w:r>
      <w:r>
        <w:fldChar w:fldCharType="end"/>
      </w:r>
      <w:bookmarkEnd w:id="2"/>
      <w:r>
        <w:t>. Sequence diagram for the initial execution of a plan.</w:t>
      </w:r>
    </w:p>
    <w:p w14:paraId="3F81120D" w14:textId="77777777" w:rsidR="00437483" w:rsidRDefault="00437483" w:rsidP="00437483">
      <w:pPr>
        <w:rPr>
          <w:lang w:val="en-GB"/>
        </w:rPr>
      </w:pPr>
    </w:p>
    <w:p w14:paraId="559E646C" w14:textId="77777777" w:rsidR="00437483" w:rsidRDefault="00437483" w:rsidP="00437483">
      <w:pPr>
        <w:rPr>
          <w:lang w:val="en-GB"/>
        </w:rPr>
      </w:pPr>
    </w:p>
    <w:p w14:paraId="1FA88D87" w14:textId="57C4C789" w:rsidR="00437483" w:rsidRDefault="009468E4" w:rsidP="00437483">
      <w:pPr>
        <w:pStyle w:val="Ttulo3"/>
        <w:rPr>
          <w:lang w:val="en-GB" w:eastAsia="en-US"/>
        </w:rPr>
      </w:pPr>
      <w:r>
        <w:rPr>
          <w:lang w:val="en-GB" w:eastAsia="en-US"/>
        </w:rPr>
        <w:t>Atomic Operation</w:t>
      </w:r>
    </w:p>
    <w:p w14:paraId="3327C064" w14:textId="635E3A97" w:rsidR="008B7964" w:rsidRPr="008B7964" w:rsidRDefault="008B7964" w:rsidP="008B7964">
      <w:pPr>
        <w:rPr>
          <w:lang w:val="en-GB" w:eastAsia="en-US"/>
        </w:rPr>
      </w:pPr>
      <w:r>
        <w:rPr>
          <w:lang w:val="en-GB" w:eastAsia="en-US"/>
        </w:rPr>
        <w:t xml:space="preserve">Instead of executing a full coupled arm-rover motion, an operation involving exclusively the arm can be chosen. In this case, as depicted in Figure 3, the harness calls to </w:t>
      </w:r>
      <w:proofErr w:type="spellStart"/>
      <w:proofErr w:type="gramStart"/>
      <w:r w:rsidRPr="008B7964">
        <w:rPr>
          <w:i/>
          <w:lang w:val="en-GB" w:eastAsia="en-US"/>
        </w:rPr>
        <w:t>executeAtomicOperation</w:t>
      </w:r>
      <w:proofErr w:type="spellEnd"/>
      <w:r w:rsidRPr="008B7964">
        <w:rPr>
          <w:i/>
          <w:lang w:val="en-GB" w:eastAsia="en-US"/>
        </w:rPr>
        <w:t>(</w:t>
      </w:r>
      <w:proofErr w:type="gramEnd"/>
      <w:r w:rsidRPr="008B7964">
        <w:rPr>
          <w:i/>
          <w:lang w:val="en-GB" w:eastAsia="en-US"/>
        </w:rPr>
        <w:t>)</w:t>
      </w:r>
      <w:r>
        <w:rPr>
          <w:i/>
          <w:lang w:val="en-GB" w:eastAsia="en-US"/>
        </w:rPr>
        <w:t xml:space="preserve"> </w:t>
      </w:r>
      <w:r>
        <w:rPr>
          <w:lang w:val="en-GB" w:eastAsia="en-US"/>
        </w:rPr>
        <w:t>at</w:t>
      </w:r>
      <w:r w:rsidRPr="008B7964">
        <w:rPr>
          <w:lang w:val="en-GB" w:eastAsia="en-US"/>
        </w:rPr>
        <w:t xml:space="preserve"> the </w:t>
      </w:r>
      <w:r>
        <w:rPr>
          <w:lang w:val="en-GB" w:eastAsia="en-US"/>
        </w:rPr>
        <w:t>IDLE state. Then a Motion Plan is created consisting on only moving the arm following a certain pattern. Later on, the state changes to EXECUTING_ARM_OPERATION and the position commands for the arm joints are generated.</w:t>
      </w:r>
    </w:p>
    <w:p w14:paraId="204A3203" w14:textId="568F3000" w:rsidR="00437483" w:rsidRDefault="009468E4" w:rsidP="00437483">
      <w:pPr>
        <w:jc w:val="center"/>
        <w:rPr>
          <w:lang w:val="en-GB"/>
        </w:rPr>
      </w:pPr>
      <w:r>
        <w:rPr>
          <w:noProof/>
          <w:lang w:val="en-US" w:eastAsia="en-US"/>
        </w:rPr>
        <w:drawing>
          <wp:inline distT="0" distB="0" distL="0" distR="0" wp14:anchorId="234FD430" wp14:editId="7B85C979">
            <wp:extent cx="6176645" cy="1898015"/>
            <wp:effectExtent l="0" t="0" r="0" b="6985"/>
            <wp:docPr id="16" name="Imagen 16" descr="C:\Users\rsanchez\Documents\GitHub\ADE_Mobile-Manipulation\doc\Atomic Operation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sanchez\Documents\GitHub\ADE_Mobile-Manipulation\doc\Atomic Operation Sequenc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6645" cy="1898015"/>
                    </a:xfrm>
                    <a:prstGeom prst="rect">
                      <a:avLst/>
                    </a:prstGeom>
                    <a:noFill/>
                    <a:ln>
                      <a:noFill/>
                    </a:ln>
                  </pic:spPr>
                </pic:pic>
              </a:graphicData>
            </a:graphic>
          </wp:inline>
        </w:drawing>
      </w:r>
    </w:p>
    <w:p w14:paraId="596D58E2" w14:textId="47045BEA" w:rsidR="00437483" w:rsidRDefault="00437483" w:rsidP="00437483">
      <w:pPr>
        <w:pStyle w:val="Descripcin"/>
        <w:jc w:val="center"/>
      </w:pPr>
      <w:bookmarkStart w:id="3" w:name="_Ref13480299"/>
      <w:bookmarkStart w:id="4" w:name="_Ref13480296"/>
      <w:r>
        <w:t xml:space="preserve">Figure </w:t>
      </w:r>
      <w:r>
        <w:fldChar w:fldCharType="begin"/>
      </w:r>
      <w:r>
        <w:instrText xml:space="preserve"> SEQ Figure \* ARABIC </w:instrText>
      </w:r>
      <w:r>
        <w:fldChar w:fldCharType="separate"/>
      </w:r>
      <w:r w:rsidR="00EE6E14">
        <w:rPr>
          <w:noProof/>
        </w:rPr>
        <w:t>3</w:t>
      </w:r>
      <w:r>
        <w:fldChar w:fldCharType="end"/>
      </w:r>
      <w:bookmarkEnd w:id="3"/>
      <w:r>
        <w:t xml:space="preserve">. Sequence diagram for </w:t>
      </w:r>
      <w:r w:rsidR="009468E4">
        <w:t>an atomic operation</w:t>
      </w:r>
      <w:r>
        <w:t>.</w:t>
      </w:r>
      <w:bookmarkEnd w:id="4"/>
    </w:p>
    <w:p w14:paraId="25EAA2E6" w14:textId="5C1A6AE6" w:rsidR="00D9690B" w:rsidRDefault="00D9690B" w:rsidP="00D9690B">
      <w:pPr>
        <w:pStyle w:val="Ttulo3"/>
        <w:rPr>
          <w:lang w:val="en-GB" w:eastAsia="en-US"/>
        </w:rPr>
      </w:pPr>
      <w:r>
        <w:rPr>
          <w:lang w:val="en-GB" w:eastAsia="en-US"/>
        </w:rPr>
        <w:t>Pause operation</w:t>
      </w:r>
    </w:p>
    <w:p w14:paraId="35781DC2" w14:textId="01AC4227" w:rsidR="00D9690B" w:rsidRDefault="00D9690B" w:rsidP="00D9690B">
      <w:pPr>
        <w:rPr>
          <w:lang w:val="en-GB" w:eastAsia="en-US"/>
        </w:rPr>
      </w:pPr>
      <w:r>
        <w:rPr>
          <w:lang w:val="en-GB" w:eastAsia="en-US"/>
        </w:rPr>
        <w:t xml:space="preserve">During the execution of the motion plan can arise the need of pausing it. Figure 4 depicts the sequence diagram in which this case is represented. </w:t>
      </w:r>
    </w:p>
    <w:p w14:paraId="6AD591BC" w14:textId="77777777" w:rsidR="00D9690B" w:rsidRDefault="00D9690B" w:rsidP="00D9690B">
      <w:pPr>
        <w:keepNext/>
        <w:jc w:val="center"/>
      </w:pPr>
      <w:r>
        <w:rPr>
          <w:noProof/>
          <w:lang w:val="en-US" w:eastAsia="en-US"/>
        </w:rPr>
        <w:lastRenderedPageBreak/>
        <w:drawing>
          <wp:inline distT="0" distB="0" distL="0" distR="0" wp14:anchorId="61417815" wp14:editId="6942D71A">
            <wp:extent cx="3113537" cy="2188780"/>
            <wp:effectExtent l="0" t="0" r="0" b="2540"/>
            <wp:docPr id="9" name="Imagen 9" descr="C:\Users\rsanchez\Documents\GitHub\ADE_Mobile-Manipulation\doc\Pause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sanchez\Documents\GitHub\ADE_Mobile-Manipulation\doc\Pause Sequenc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1649" cy="2194482"/>
                    </a:xfrm>
                    <a:prstGeom prst="rect">
                      <a:avLst/>
                    </a:prstGeom>
                    <a:noFill/>
                    <a:ln>
                      <a:noFill/>
                    </a:ln>
                  </pic:spPr>
                </pic:pic>
              </a:graphicData>
            </a:graphic>
          </wp:inline>
        </w:drawing>
      </w:r>
    </w:p>
    <w:p w14:paraId="48727C5A" w14:textId="0792D821" w:rsidR="00D9690B" w:rsidRDefault="00D9690B" w:rsidP="00D9690B">
      <w:pPr>
        <w:pStyle w:val="Descripcin"/>
        <w:jc w:val="center"/>
      </w:pPr>
      <w:r>
        <w:t xml:space="preserve">Figure </w:t>
      </w:r>
      <w:r>
        <w:fldChar w:fldCharType="begin"/>
      </w:r>
      <w:r>
        <w:instrText xml:space="preserve"> SEQ Figure \* ARABIC </w:instrText>
      </w:r>
      <w:r>
        <w:fldChar w:fldCharType="separate"/>
      </w:r>
      <w:r w:rsidR="00EE6E14">
        <w:rPr>
          <w:noProof/>
        </w:rPr>
        <w:t>4</w:t>
      </w:r>
      <w:r>
        <w:fldChar w:fldCharType="end"/>
      </w:r>
      <w:r>
        <w:t>. Sequence diagram for pausing the execution</w:t>
      </w:r>
    </w:p>
    <w:p w14:paraId="37778E58" w14:textId="2253560E" w:rsidR="00D9690B" w:rsidRDefault="00D9690B" w:rsidP="00D9690B">
      <w:pPr>
        <w:pStyle w:val="Ttulo3"/>
        <w:rPr>
          <w:lang w:val="en-GB" w:eastAsia="en-US"/>
        </w:rPr>
      </w:pPr>
      <w:r>
        <w:rPr>
          <w:lang w:val="en-GB" w:eastAsia="en-US"/>
        </w:rPr>
        <w:t>Error handling example</w:t>
      </w:r>
    </w:p>
    <w:p w14:paraId="05F4FB24" w14:textId="3E385ED2" w:rsidR="00D9690B" w:rsidRDefault="00D9690B" w:rsidP="00D9690B">
      <w:pPr>
        <w:rPr>
          <w:lang w:val="en-GB" w:eastAsia="en-US"/>
        </w:rPr>
      </w:pPr>
      <w:r>
        <w:rPr>
          <w:lang w:val="en-GB" w:eastAsia="en-US"/>
        </w:rPr>
        <w:t xml:space="preserve">In Figure 5 can be seen how an error during the motion plan execution arises and is handled. </w:t>
      </w:r>
      <w:r w:rsidR="00DE03DB">
        <w:rPr>
          <w:lang w:val="en-GB" w:eastAsia="en-US"/>
        </w:rPr>
        <w:t xml:space="preserve">In this case the error code is EXCESSIVE_DRIFT (see table I), which is caused by the rover being too far from the planned path. As result, the planner enters into the ERROR state and, according to how this error must be handled, the Motion Plan is computed again. </w:t>
      </w:r>
    </w:p>
    <w:p w14:paraId="6BCD96B5" w14:textId="77777777" w:rsidR="00EE6E14" w:rsidRDefault="00D9690B" w:rsidP="00EE6E14">
      <w:pPr>
        <w:keepNext/>
        <w:jc w:val="center"/>
      </w:pPr>
      <w:r>
        <w:rPr>
          <w:noProof/>
          <w:lang w:val="en-US" w:eastAsia="en-US"/>
        </w:rPr>
        <w:drawing>
          <wp:inline distT="0" distB="0" distL="0" distR="0" wp14:anchorId="52001B4E" wp14:editId="6CB589F7">
            <wp:extent cx="6184900" cy="2708910"/>
            <wp:effectExtent l="0" t="0" r="6350" b="0"/>
            <wp:docPr id="10" name="Imagen 10" descr="C:\Users\rsanchez\Documents\GitHub\ADE_Mobile-Manipulation\doc\Error during Motion Exec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sanchez\Documents\GitHub\ADE_Mobile-Manipulation\doc\Error during Motion Executi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4900" cy="2708910"/>
                    </a:xfrm>
                    <a:prstGeom prst="rect">
                      <a:avLst/>
                    </a:prstGeom>
                    <a:noFill/>
                    <a:ln>
                      <a:noFill/>
                    </a:ln>
                  </pic:spPr>
                </pic:pic>
              </a:graphicData>
            </a:graphic>
          </wp:inline>
        </w:drawing>
      </w:r>
    </w:p>
    <w:p w14:paraId="48369B36" w14:textId="738D45F1" w:rsidR="00D9690B" w:rsidRDefault="00EE6E14" w:rsidP="00EE6E14">
      <w:pPr>
        <w:pStyle w:val="Descripcin"/>
        <w:jc w:val="center"/>
      </w:pPr>
      <w:r>
        <w:t xml:space="preserve">Figure </w:t>
      </w:r>
      <w:r>
        <w:fldChar w:fldCharType="begin"/>
      </w:r>
      <w:r>
        <w:instrText xml:space="preserve"> SEQ Figure \* ARABIC </w:instrText>
      </w:r>
      <w:r>
        <w:fldChar w:fldCharType="separate"/>
      </w:r>
      <w:r>
        <w:rPr>
          <w:noProof/>
        </w:rPr>
        <w:t>5</w:t>
      </w:r>
      <w:r>
        <w:fldChar w:fldCharType="end"/>
      </w:r>
      <w:r>
        <w:t>. Sequence diagram for an error handling case</w:t>
      </w:r>
    </w:p>
    <w:p w14:paraId="5E95699B" w14:textId="4D839810" w:rsidR="00EE6E14" w:rsidRDefault="00EE6E14" w:rsidP="00EE6E14">
      <w:pPr>
        <w:pStyle w:val="Ttulo3"/>
        <w:rPr>
          <w:lang w:val="en-GB" w:eastAsia="en-US"/>
        </w:rPr>
      </w:pPr>
      <w:proofErr w:type="spellStart"/>
      <w:r>
        <w:rPr>
          <w:lang w:val="en-GB" w:eastAsia="en-US"/>
        </w:rPr>
        <w:t>LocCam</w:t>
      </w:r>
      <w:proofErr w:type="spellEnd"/>
      <w:r>
        <w:rPr>
          <w:lang w:val="en-GB" w:eastAsia="en-US"/>
        </w:rPr>
        <w:t xml:space="preserve"> DEM update and </w:t>
      </w:r>
      <w:proofErr w:type="spellStart"/>
      <w:r>
        <w:rPr>
          <w:lang w:val="en-GB" w:eastAsia="en-US"/>
        </w:rPr>
        <w:t>replanning</w:t>
      </w:r>
      <w:proofErr w:type="spellEnd"/>
    </w:p>
    <w:p w14:paraId="2501552C" w14:textId="57D78873" w:rsidR="00EE6E14" w:rsidRPr="00DE03DB" w:rsidRDefault="00EE6E14" w:rsidP="00EE6E14">
      <w:pPr>
        <w:rPr>
          <w:lang w:val="en-GB" w:eastAsia="en-US"/>
        </w:rPr>
      </w:pPr>
      <w:r>
        <w:rPr>
          <w:lang w:val="en-GB" w:eastAsia="en-US"/>
        </w:rPr>
        <w:t>In Figure 6 is show what happens when a new DEM from the Localization Camera is received and contains an obstacle within it.</w:t>
      </w:r>
      <w:r w:rsidR="00DE03DB">
        <w:rPr>
          <w:lang w:val="en-GB" w:eastAsia="en-US"/>
        </w:rPr>
        <w:t xml:space="preserve"> In this case, </w:t>
      </w:r>
      <w:proofErr w:type="spellStart"/>
      <w:proofErr w:type="gramStart"/>
      <w:r w:rsidR="00DE03DB" w:rsidRPr="00DE03DB">
        <w:rPr>
          <w:i/>
          <w:lang w:val="en-GB" w:eastAsia="en-US"/>
        </w:rPr>
        <w:t>checkObstacles</w:t>
      </w:r>
      <w:proofErr w:type="spellEnd"/>
      <w:r w:rsidR="00DE03DB" w:rsidRPr="00DE03DB">
        <w:rPr>
          <w:i/>
          <w:lang w:val="en-GB" w:eastAsia="en-US"/>
        </w:rPr>
        <w:t>(</w:t>
      </w:r>
      <w:proofErr w:type="gramEnd"/>
      <w:r w:rsidR="00DE03DB" w:rsidRPr="00DE03DB">
        <w:rPr>
          <w:i/>
          <w:lang w:val="en-GB" w:eastAsia="en-US"/>
        </w:rPr>
        <w:t>)</w:t>
      </w:r>
      <w:r w:rsidR="00DE03DB">
        <w:rPr>
          <w:i/>
          <w:lang w:val="en-GB" w:eastAsia="en-US"/>
        </w:rPr>
        <w:t xml:space="preserve"> </w:t>
      </w:r>
      <w:r w:rsidR="00DE03DB">
        <w:rPr>
          <w:lang w:val="en-GB" w:eastAsia="en-US"/>
        </w:rPr>
        <w:t>returns a false value, indicating there is in fact an obstacle blocking the way of the rover. Therefore, the Motion Plan is generated again.</w:t>
      </w:r>
    </w:p>
    <w:p w14:paraId="09A37541" w14:textId="238E0B21" w:rsidR="00EE6E14" w:rsidRDefault="00DE03DB" w:rsidP="00EE6E14">
      <w:pPr>
        <w:keepNext/>
        <w:jc w:val="center"/>
      </w:pPr>
      <w:r>
        <w:rPr>
          <w:noProof/>
          <w:lang w:val="en-US" w:eastAsia="en-US"/>
        </w:rPr>
        <w:lastRenderedPageBreak/>
        <w:drawing>
          <wp:inline distT="0" distB="0" distL="0" distR="0" wp14:anchorId="14EDF8F0" wp14:editId="4884A3D5">
            <wp:extent cx="6184900" cy="2907030"/>
            <wp:effectExtent l="0" t="0" r="6350" b="7620"/>
            <wp:docPr id="14" name="Imagen 14" descr="C:\Users\rsanchez\Documents\GitHub\ADE_Mobile-Manipulation\doc\Update LocD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sanchez\Documents\GitHub\ADE_Mobile-Manipulation\doc\Update LocDE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4900" cy="2907030"/>
                    </a:xfrm>
                    <a:prstGeom prst="rect">
                      <a:avLst/>
                    </a:prstGeom>
                    <a:noFill/>
                    <a:ln>
                      <a:noFill/>
                    </a:ln>
                  </pic:spPr>
                </pic:pic>
              </a:graphicData>
            </a:graphic>
          </wp:inline>
        </w:drawing>
      </w:r>
    </w:p>
    <w:p w14:paraId="106F36BA" w14:textId="368CF1CF" w:rsidR="00EE6E14" w:rsidRPr="00EE6E14" w:rsidRDefault="00EE6E14" w:rsidP="00EE6E14">
      <w:pPr>
        <w:pStyle w:val="Descripcin"/>
        <w:jc w:val="center"/>
      </w:pPr>
      <w:r>
        <w:t xml:space="preserve">Figure </w:t>
      </w:r>
      <w:r>
        <w:fldChar w:fldCharType="begin"/>
      </w:r>
      <w:r>
        <w:instrText xml:space="preserve"> SEQ Figure \* ARABIC </w:instrText>
      </w:r>
      <w:r>
        <w:fldChar w:fldCharType="separate"/>
      </w:r>
      <w:r>
        <w:rPr>
          <w:noProof/>
        </w:rPr>
        <w:t>6</w:t>
      </w:r>
      <w:r>
        <w:fldChar w:fldCharType="end"/>
      </w:r>
      <w:r>
        <w:t xml:space="preserve">. Sequence diagram for a </w:t>
      </w:r>
      <w:proofErr w:type="spellStart"/>
      <w:r>
        <w:t>replanning</w:t>
      </w:r>
      <w:proofErr w:type="spellEnd"/>
    </w:p>
    <w:p w14:paraId="26A46350" w14:textId="6A09D8D4" w:rsidR="00B41377" w:rsidRDefault="00B41377" w:rsidP="00B41377">
      <w:pPr>
        <w:pStyle w:val="Ttulo2"/>
        <w:rPr>
          <w:lang w:val="en-GB" w:eastAsia="en-US"/>
        </w:rPr>
      </w:pPr>
      <w:r>
        <w:rPr>
          <w:lang w:val="en-GB" w:eastAsia="en-US"/>
        </w:rPr>
        <w:t>State-machine Diagram</w:t>
      </w:r>
    </w:p>
    <w:p w14:paraId="52F7ADFE" w14:textId="77777777" w:rsidR="00437483" w:rsidRDefault="00437483" w:rsidP="00437483">
      <w:pPr>
        <w:rPr>
          <w:rFonts w:ascii="Cambria" w:eastAsiaTheme="majorEastAsia" w:hAnsi="Cambria" w:cstheme="majorBidi"/>
          <w:b/>
          <w:bCs/>
          <w:kern w:val="32"/>
          <w:sz w:val="32"/>
          <w:szCs w:val="32"/>
          <w:lang w:val="en-GB" w:eastAsia="en-US"/>
        </w:rPr>
      </w:pPr>
    </w:p>
    <w:p w14:paraId="7EAF985E" w14:textId="5A9635D9" w:rsidR="00304F69" w:rsidRDefault="00CC6D81" w:rsidP="00304F69">
      <w:pPr>
        <w:rPr>
          <w:lang w:val="en-GB" w:eastAsia="en-US"/>
        </w:rPr>
      </w:pPr>
      <w:r>
        <w:rPr>
          <w:lang w:val="en-GB" w:eastAsia="en-US"/>
        </w:rPr>
        <w:t xml:space="preserve">In Figure </w:t>
      </w:r>
      <w:r w:rsidR="00615788">
        <w:rPr>
          <w:lang w:val="en-GB" w:eastAsia="en-US"/>
        </w:rPr>
        <w:t>7</w:t>
      </w:r>
      <w:r>
        <w:rPr>
          <w:lang w:val="en-GB" w:eastAsia="en-US"/>
        </w:rPr>
        <w:t xml:space="preserve"> is depicted a di</w:t>
      </w:r>
      <w:r w:rsidR="00DE4B7A">
        <w:rPr>
          <w:lang w:val="en-GB" w:eastAsia="en-US"/>
        </w:rPr>
        <w:t>agram with the different states</w:t>
      </w:r>
      <w:r w:rsidR="006D4A5C">
        <w:rPr>
          <w:lang w:val="en-GB" w:eastAsia="en-US"/>
        </w:rPr>
        <w:t xml:space="preserve"> of the program</w:t>
      </w:r>
      <w:r w:rsidR="00DE4B7A">
        <w:rPr>
          <w:lang w:val="en-GB" w:eastAsia="en-US"/>
        </w:rPr>
        <w:t xml:space="preserve"> and their connections.</w:t>
      </w:r>
      <w:r w:rsidR="00E82677">
        <w:rPr>
          <w:lang w:val="en-GB" w:eastAsia="en-US"/>
        </w:rPr>
        <w:t xml:space="preserve"> The meaning of each state is denoted as follows:</w:t>
      </w:r>
    </w:p>
    <w:p w14:paraId="687EA994" w14:textId="100B109F" w:rsidR="0097271B" w:rsidRPr="0097271B" w:rsidRDefault="00304F69" w:rsidP="0097271B">
      <w:pPr>
        <w:pStyle w:val="Prrafodelista"/>
        <w:numPr>
          <w:ilvl w:val="0"/>
          <w:numId w:val="4"/>
        </w:numPr>
        <w:rPr>
          <w:lang w:val="en-GB" w:eastAsia="en-US"/>
        </w:rPr>
      </w:pPr>
      <w:r w:rsidRPr="00E82677">
        <w:rPr>
          <w:b/>
          <w:lang w:val="en-GB" w:eastAsia="en-US"/>
        </w:rPr>
        <w:t>IDLE</w:t>
      </w:r>
      <w:r>
        <w:rPr>
          <w:lang w:val="en-GB" w:eastAsia="en-US"/>
        </w:rPr>
        <w:t xml:space="preserve">: </w:t>
      </w:r>
      <w:r w:rsidR="00607D04">
        <w:rPr>
          <w:lang w:val="en-GB" w:eastAsia="en-US"/>
        </w:rPr>
        <w:t xml:space="preserve">The state in which the planner enters by default when it is created. It serves as a starting point to either </w:t>
      </w:r>
      <w:r w:rsidR="0097271B">
        <w:rPr>
          <w:lang w:val="en-GB" w:eastAsia="en-US"/>
        </w:rPr>
        <w:t>perform a complete rover-arm operation or an atomic arm operation.</w:t>
      </w:r>
    </w:p>
    <w:p w14:paraId="0D1D0B57" w14:textId="08D2D621" w:rsidR="00304F69" w:rsidRDefault="00304F69" w:rsidP="00304F69">
      <w:pPr>
        <w:pStyle w:val="Prrafodelista"/>
        <w:numPr>
          <w:ilvl w:val="0"/>
          <w:numId w:val="4"/>
        </w:numPr>
        <w:rPr>
          <w:lang w:val="en-GB" w:eastAsia="en-US"/>
        </w:rPr>
      </w:pPr>
      <w:r w:rsidRPr="00E82677">
        <w:rPr>
          <w:b/>
          <w:lang w:val="en-GB" w:eastAsia="en-US"/>
        </w:rPr>
        <w:t>GENERATING_MOTION_PLAN</w:t>
      </w:r>
      <w:r>
        <w:rPr>
          <w:lang w:val="en-GB" w:eastAsia="en-US"/>
        </w:rPr>
        <w:t>:</w:t>
      </w:r>
      <w:r w:rsidR="006D4A5C">
        <w:rPr>
          <w:lang w:val="en-GB" w:eastAsia="en-US"/>
        </w:rPr>
        <w:t xml:space="preserve"> </w:t>
      </w:r>
      <w:r w:rsidR="000A5501">
        <w:rPr>
          <w:lang w:val="en-GB" w:eastAsia="en-US"/>
        </w:rPr>
        <w:t>The software computes the optimal course of action for the rover-manipulator system in order to reach a certain goal, i.e. the Motion Plan.</w:t>
      </w:r>
    </w:p>
    <w:p w14:paraId="3924AF20" w14:textId="158BA05B" w:rsidR="00304F69" w:rsidRDefault="00304F69" w:rsidP="00304F69">
      <w:pPr>
        <w:pStyle w:val="Prrafodelista"/>
        <w:numPr>
          <w:ilvl w:val="0"/>
          <w:numId w:val="4"/>
        </w:numPr>
        <w:rPr>
          <w:lang w:val="en-GB" w:eastAsia="en-US"/>
        </w:rPr>
      </w:pPr>
      <w:r w:rsidRPr="00E82677">
        <w:rPr>
          <w:b/>
          <w:lang w:val="en-GB" w:eastAsia="en-US"/>
        </w:rPr>
        <w:t>READY_TO_MOVE</w:t>
      </w:r>
      <w:r>
        <w:rPr>
          <w:lang w:val="en-GB" w:eastAsia="en-US"/>
        </w:rPr>
        <w:t xml:space="preserve">: </w:t>
      </w:r>
      <w:r w:rsidR="006D4A5C">
        <w:rPr>
          <w:lang w:val="en-GB" w:eastAsia="en-US"/>
        </w:rPr>
        <w:t xml:space="preserve">Once the Motion Plan is successfully computed, </w:t>
      </w:r>
      <w:r w:rsidR="00C92C7E">
        <w:rPr>
          <w:lang w:val="en-GB" w:eastAsia="en-US"/>
        </w:rPr>
        <w:t>the software waits until the corresponding function to</w:t>
      </w:r>
      <w:r w:rsidR="006D4A5C">
        <w:rPr>
          <w:lang w:val="en-GB" w:eastAsia="en-US"/>
        </w:rPr>
        <w:t xml:space="preserve"> start executing it</w:t>
      </w:r>
      <w:r w:rsidR="00C92C7E">
        <w:rPr>
          <w:lang w:val="en-GB" w:eastAsia="en-US"/>
        </w:rPr>
        <w:t xml:space="preserve">, </w:t>
      </w:r>
      <w:proofErr w:type="gramStart"/>
      <w:r w:rsidR="0097271B">
        <w:rPr>
          <w:i/>
          <w:lang w:val="en-GB" w:eastAsia="en-US"/>
        </w:rPr>
        <w:t>start</w:t>
      </w:r>
      <w:r w:rsidR="00C92C7E" w:rsidRPr="00C92C7E">
        <w:rPr>
          <w:i/>
          <w:lang w:val="en-GB" w:eastAsia="en-US"/>
        </w:rPr>
        <w:t>(</w:t>
      </w:r>
      <w:proofErr w:type="gramEnd"/>
      <w:r w:rsidR="00C92C7E" w:rsidRPr="00C92C7E">
        <w:rPr>
          <w:i/>
          <w:lang w:val="en-GB" w:eastAsia="en-US"/>
        </w:rPr>
        <w:t>),</w:t>
      </w:r>
      <w:r w:rsidR="00C92C7E">
        <w:rPr>
          <w:lang w:val="en-GB" w:eastAsia="en-US"/>
        </w:rPr>
        <w:t xml:space="preserve"> is called</w:t>
      </w:r>
      <w:r w:rsidR="006D4A5C">
        <w:rPr>
          <w:lang w:val="en-GB" w:eastAsia="en-US"/>
        </w:rPr>
        <w:t>.</w:t>
      </w:r>
    </w:p>
    <w:p w14:paraId="14592FA5" w14:textId="281927B5" w:rsidR="00304F69" w:rsidRDefault="00304F69" w:rsidP="00304F69">
      <w:pPr>
        <w:pStyle w:val="Prrafodelista"/>
        <w:numPr>
          <w:ilvl w:val="0"/>
          <w:numId w:val="4"/>
        </w:numPr>
        <w:rPr>
          <w:lang w:val="en-GB" w:eastAsia="en-US"/>
        </w:rPr>
      </w:pPr>
      <w:r w:rsidRPr="00E82677">
        <w:rPr>
          <w:b/>
          <w:lang w:val="en-GB" w:eastAsia="en-US"/>
        </w:rPr>
        <w:t>EXECUTING_MOTION_PLAN</w:t>
      </w:r>
      <w:r>
        <w:rPr>
          <w:lang w:val="en-GB" w:eastAsia="en-US"/>
        </w:rPr>
        <w:t>:</w:t>
      </w:r>
      <w:r w:rsidR="00C92C7E">
        <w:rPr>
          <w:lang w:val="en-GB" w:eastAsia="en-US"/>
        </w:rPr>
        <w:t xml:space="preserve"> During this state, t</w:t>
      </w:r>
      <w:r w:rsidR="006D4A5C">
        <w:rPr>
          <w:lang w:val="en-GB" w:eastAsia="en-US"/>
        </w:rPr>
        <w:t>he</w:t>
      </w:r>
      <w:r w:rsidR="0097271B">
        <w:rPr>
          <w:lang w:val="en-GB" w:eastAsia="en-US"/>
        </w:rPr>
        <w:t xml:space="preserve"> component provides the commands to the</w:t>
      </w:r>
      <w:r w:rsidR="006D4A5C">
        <w:rPr>
          <w:lang w:val="en-GB" w:eastAsia="en-US"/>
        </w:rPr>
        <w:t xml:space="preserve"> rover and </w:t>
      </w:r>
      <w:r w:rsidR="0097271B">
        <w:rPr>
          <w:lang w:val="en-GB" w:eastAsia="en-US"/>
        </w:rPr>
        <w:t xml:space="preserve">the </w:t>
      </w:r>
      <w:r w:rsidR="006D4A5C">
        <w:rPr>
          <w:lang w:val="en-GB" w:eastAsia="en-US"/>
        </w:rPr>
        <w:t xml:space="preserve">arm </w:t>
      </w:r>
      <w:r w:rsidR="0097271B">
        <w:rPr>
          <w:lang w:val="en-GB" w:eastAsia="en-US"/>
        </w:rPr>
        <w:t>according to their current positions and the</w:t>
      </w:r>
      <w:r w:rsidR="006D4A5C">
        <w:rPr>
          <w:lang w:val="en-GB" w:eastAsia="en-US"/>
        </w:rPr>
        <w:t xml:space="preserve"> computed Motion Plan.</w:t>
      </w:r>
    </w:p>
    <w:p w14:paraId="6A6845D9" w14:textId="121C6081" w:rsidR="00304F69" w:rsidRDefault="00304F69" w:rsidP="00304F69">
      <w:pPr>
        <w:pStyle w:val="Prrafodelista"/>
        <w:numPr>
          <w:ilvl w:val="0"/>
          <w:numId w:val="4"/>
        </w:numPr>
        <w:rPr>
          <w:lang w:val="en-GB" w:eastAsia="en-US"/>
        </w:rPr>
      </w:pPr>
      <w:r w:rsidRPr="00E82677">
        <w:rPr>
          <w:b/>
          <w:lang w:val="en-GB" w:eastAsia="en-US"/>
        </w:rPr>
        <w:t>PAUSE</w:t>
      </w:r>
      <w:r>
        <w:rPr>
          <w:lang w:val="en-GB" w:eastAsia="en-US"/>
        </w:rPr>
        <w:t>:</w:t>
      </w:r>
      <w:r w:rsidR="006D4A5C">
        <w:rPr>
          <w:lang w:val="en-GB" w:eastAsia="en-US"/>
        </w:rPr>
        <w:t xml:space="preserve"> During the execution of the motion plan, it shall arise the need of making the system stop moving. </w:t>
      </w:r>
      <w:r w:rsidR="000A5501">
        <w:rPr>
          <w:lang w:val="en-GB" w:eastAsia="en-US"/>
        </w:rPr>
        <w:t>Later, the software can resume this execution.</w:t>
      </w:r>
    </w:p>
    <w:p w14:paraId="3CFF7622" w14:textId="0A4CD962" w:rsidR="00304F69" w:rsidRDefault="00304F69" w:rsidP="00304F69">
      <w:pPr>
        <w:pStyle w:val="Prrafodelista"/>
        <w:numPr>
          <w:ilvl w:val="0"/>
          <w:numId w:val="4"/>
        </w:numPr>
        <w:rPr>
          <w:lang w:val="en-GB" w:eastAsia="en-US"/>
        </w:rPr>
      </w:pPr>
      <w:r w:rsidRPr="00E82677">
        <w:rPr>
          <w:b/>
          <w:lang w:val="en-GB" w:eastAsia="en-US"/>
        </w:rPr>
        <w:t>REPLANNING</w:t>
      </w:r>
      <w:r>
        <w:rPr>
          <w:lang w:val="en-GB" w:eastAsia="en-US"/>
        </w:rPr>
        <w:t>:</w:t>
      </w:r>
      <w:r w:rsidR="000A5501">
        <w:rPr>
          <w:lang w:val="en-GB" w:eastAsia="en-US"/>
        </w:rPr>
        <w:t xml:space="preserve"> In case </w:t>
      </w:r>
      <w:r w:rsidR="0097271B">
        <w:rPr>
          <w:lang w:val="en-GB" w:eastAsia="en-US"/>
        </w:rPr>
        <w:t xml:space="preserve">an obstacle is detected on the </w:t>
      </w:r>
      <w:proofErr w:type="spellStart"/>
      <w:r w:rsidR="0097271B">
        <w:rPr>
          <w:lang w:val="en-GB" w:eastAsia="en-US"/>
        </w:rPr>
        <w:t>LocCamDEM</w:t>
      </w:r>
      <w:proofErr w:type="spellEnd"/>
      <w:r w:rsidR="000A5501">
        <w:rPr>
          <w:lang w:val="en-GB" w:eastAsia="en-US"/>
        </w:rPr>
        <w:t>, the software enters into this state. Here, the cost map is updated and the Motion Plan is computed again.</w:t>
      </w:r>
    </w:p>
    <w:p w14:paraId="42B4E5F5" w14:textId="77777777" w:rsidR="0097271B" w:rsidRDefault="00304F69" w:rsidP="00304F69">
      <w:pPr>
        <w:pStyle w:val="Prrafodelista"/>
        <w:numPr>
          <w:ilvl w:val="0"/>
          <w:numId w:val="4"/>
        </w:numPr>
        <w:rPr>
          <w:lang w:val="en-GB" w:eastAsia="en-US"/>
        </w:rPr>
      </w:pPr>
      <w:r w:rsidRPr="00E82677">
        <w:rPr>
          <w:b/>
          <w:lang w:val="en-GB" w:eastAsia="en-US"/>
        </w:rPr>
        <w:t>EXECUTING_</w:t>
      </w:r>
      <w:r w:rsidR="0097271B">
        <w:rPr>
          <w:b/>
          <w:lang w:val="en-GB" w:eastAsia="en-US"/>
        </w:rPr>
        <w:t>ARM_OPERATION</w:t>
      </w:r>
      <w:r>
        <w:rPr>
          <w:lang w:val="en-GB" w:eastAsia="en-US"/>
        </w:rPr>
        <w:t>:</w:t>
      </w:r>
      <w:r w:rsidR="000A5501">
        <w:rPr>
          <w:lang w:val="en-GB" w:eastAsia="en-US"/>
        </w:rPr>
        <w:t xml:space="preserve"> </w:t>
      </w:r>
      <w:r w:rsidR="0097271B">
        <w:rPr>
          <w:lang w:val="en-GB" w:eastAsia="en-US"/>
        </w:rPr>
        <w:t>In this state, the rover base is stopped, while the arm motion is controlled to perform a predefined operation.</w:t>
      </w:r>
    </w:p>
    <w:p w14:paraId="22E63D19" w14:textId="24F89FD1" w:rsidR="00304F69" w:rsidRDefault="0097271B" w:rsidP="00304F69">
      <w:pPr>
        <w:pStyle w:val="Prrafodelista"/>
        <w:numPr>
          <w:ilvl w:val="0"/>
          <w:numId w:val="4"/>
        </w:numPr>
        <w:rPr>
          <w:lang w:val="en-GB" w:eastAsia="en-US"/>
        </w:rPr>
      </w:pPr>
      <w:r>
        <w:rPr>
          <w:b/>
          <w:lang w:val="en-GB" w:eastAsia="en-US"/>
        </w:rPr>
        <w:t>RETRIEVING</w:t>
      </w:r>
      <w:r w:rsidRPr="0097271B">
        <w:rPr>
          <w:b/>
          <w:lang w:val="en-GB" w:eastAsia="en-US"/>
        </w:rPr>
        <w:t>_ARM</w:t>
      </w:r>
      <w:r>
        <w:rPr>
          <w:b/>
          <w:lang w:val="en-GB" w:eastAsia="en-US"/>
        </w:rPr>
        <w:t xml:space="preserve">: </w:t>
      </w:r>
      <w:r>
        <w:rPr>
          <w:lang w:val="en-GB" w:eastAsia="en-US"/>
        </w:rPr>
        <w:t>The arm is controlled to reach its original resting configuration.</w:t>
      </w:r>
      <w:r w:rsidR="000A5501">
        <w:rPr>
          <w:lang w:val="en-GB" w:eastAsia="en-US"/>
        </w:rPr>
        <w:t xml:space="preserve"> </w:t>
      </w:r>
    </w:p>
    <w:p w14:paraId="45D0CEE1" w14:textId="5BD216B7" w:rsidR="00304F69" w:rsidRDefault="00304F69" w:rsidP="00304F69">
      <w:pPr>
        <w:pStyle w:val="Prrafodelista"/>
        <w:numPr>
          <w:ilvl w:val="0"/>
          <w:numId w:val="4"/>
        </w:numPr>
        <w:rPr>
          <w:lang w:val="en-GB" w:eastAsia="en-US"/>
        </w:rPr>
      </w:pPr>
      <w:r w:rsidRPr="00E82677">
        <w:rPr>
          <w:b/>
          <w:lang w:val="en-GB" w:eastAsia="en-US"/>
        </w:rPr>
        <w:t>FINISHED</w:t>
      </w:r>
      <w:r>
        <w:rPr>
          <w:lang w:val="en-GB" w:eastAsia="en-US"/>
        </w:rPr>
        <w:t>:</w:t>
      </w:r>
      <w:r w:rsidR="000A5501">
        <w:rPr>
          <w:lang w:val="en-GB" w:eastAsia="en-US"/>
        </w:rPr>
        <w:t xml:space="preserve"> After the </w:t>
      </w:r>
      <w:r w:rsidR="00C92C7E">
        <w:rPr>
          <w:lang w:val="en-GB" w:eastAsia="en-US"/>
        </w:rPr>
        <w:t xml:space="preserve">whole </w:t>
      </w:r>
      <w:r w:rsidR="000A5501">
        <w:rPr>
          <w:lang w:val="en-GB" w:eastAsia="en-US"/>
        </w:rPr>
        <w:t xml:space="preserve">operation </w:t>
      </w:r>
      <w:r w:rsidR="00D855BE">
        <w:rPr>
          <w:lang w:val="en-GB" w:eastAsia="en-US"/>
        </w:rPr>
        <w:t>has</w:t>
      </w:r>
      <w:r w:rsidR="000A5501">
        <w:rPr>
          <w:lang w:val="en-GB" w:eastAsia="en-US"/>
        </w:rPr>
        <w:t xml:space="preserve"> concluded, the program enters into this final sta</w:t>
      </w:r>
      <w:bookmarkStart w:id="5" w:name="_GoBack"/>
      <w:bookmarkEnd w:id="5"/>
      <w:r w:rsidR="000A5501">
        <w:rPr>
          <w:lang w:val="en-GB" w:eastAsia="en-US"/>
        </w:rPr>
        <w:t>te</w:t>
      </w:r>
      <w:r w:rsidR="000E61E2">
        <w:rPr>
          <w:lang w:val="en-GB" w:eastAsia="en-US"/>
        </w:rPr>
        <w:t>.</w:t>
      </w:r>
    </w:p>
    <w:p w14:paraId="24EA28DC" w14:textId="54251996" w:rsidR="00304F69" w:rsidRPr="00304F69" w:rsidRDefault="00304F69" w:rsidP="00304F69">
      <w:pPr>
        <w:pStyle w:val="Prrafodelista"/>
        <w:numPr>
          <w:ilvl w:val="0"/>
          <w:numId w:val="4"/>
        </w:numPr>
        <w:rPr>
          <w:lang w:val="en-GB" w:eastAsia="en-US"/>
        </w:rPr>
      </w:pPr>
      <w:r w:rsidRPr="00E82677">
        <w:rPr>
          <w:b/>
          <w:lang w:val="en-GB" w:eastAsia="en-US"/>
        </w:rPr>
        <w:t>ERROR</w:t>
      </w:r>
      <w:r>
        <w:rPr>
          <w:lang w:val="en-GB" w:eastAsia="en-US"/>
        </w:rPr>
        <w:t>: in case the program encounters with an</w:t>
      </w:r>
      <w:r w:rsidR="00C92C7E">
        <w:rPr>
          <w:lang w:val="en-GB" w:eastAsia="en-US"/>
        </w:rPr>
        <w:t>y</w:t>
      </w:r>
      <w:r>
        <w:rPr>
          <w:lang w:val="en-GB" w:eastAsia="en-US"/>
        </w:rPr>
        <w:t xml:space="preserve"> error during its execution, it goes to this state. </w:t>
      </w:r>
      <w:r w:rsidR="000E61E2">
        <w:rPr>
          <w:lang w:val="en-GB" w:eastAsia="en-US"/>
        </w:rPr>
        <w:t xml:space="preserve">According to the type of error, the function </w:t>
      </w:r>
      <w:proofErr w:type="spellStart"/>
      <w:proofErr w:type="gramStart"/>
      <w:r w:rsidR="000E61E2" w:rsidRPr="003A0003">
        <w:rPr>
          <w:i/>
          <w:lang w:val="en-GB" w:eastAsia="en-US"/>
        </w:rPr>
        <w:t>resumeError</w:t>
      </w:r>
      <w:proofErr w:type="spellEnd"/>
      <w:r w:rsidR="000E61E2" w:rsidRPr="003A0003">
        <w:rPr>
          <w:i/>
          <w:lang w:val="en-GB" w:eastAsia="en-US"/>
        </w:rPr>
        <w:t>(</w:t>
      </w:r>
      <w:proofErr w:type="gramEnd"/>
      <w:r w:rsidR="000E61E2" w:rsidRPr="003A0003">
        <w:rPr>
          <w:i/>
          <w:lang w:val="en-GB" w:eastAsia="en-US"/>
        </w:rPr>
        <w:t>)</w:t>
      </w:r>
      <w:r w:rsidR="000E61E2">
        <w:rPr>
          <w:lang w:val="en-GB" w:eastAsia="en-US"/>
        </w:rPr>
        <w:t xml:space="preserve"> will act according to Table </w:t>
      </w:r>
      <w:r w:rsidR="003A0003">
        <w:rPr>
          <w:lang w:val="en-GB" w:eastAsia="en-US"/>
        </w:rPr>
        <w:t>1.</w:t>
      </w:r>
    </w:p>
    <w:p w14:paraId="50901EEB" w14:textId="55C4AAFE" w:rsidR="00DE4B7A" w:rsidRDefault="00694B94" w:rsidP="00DE4B7A">
      <w:pPr>
        <w:keepNext/>
        <w:jc w:val="center"/>
      </w:pPr>
      <w:r>
        <w:rPr>
          <w:noProof/>
          <w:lang w:val="en-US" w:eastAsia="en-US"/>
        </w:rPr>
        <w:lastRenderedPageBreak/>
        <w:drawing>
          <wp:inline distT="0" distB="0" distL="0" distR="0" wp14:anchorId="2ACF3C4E" wp14:editId="0256C4B3">
            <wp:extent cx="6184900" cy="5210175"/>
            <wp:effectExtent l="0" t="0" r="6350" b="9525"/>
            <wp:docPr id="7" name="Imagen 7" descr="C:\Users\rsanchez\Documents\GitHub\ADE_Mobile-Manipulation\doc\Mobile Manipulation State 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sanchez\Documents\GitHub\ADE_Mobile-Manipulation\doc\Mobile Manipulation State Machin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0" cy="5210175"/>
                    </a:xfrm>
                    <a:prstGeom prst="rect">
                      <a:avLst/>
                    </a:prstGeom>
                    <a:noFill/>
                    <a:ln>
                      <a:noFill/>
                    </a:ln>
                  </pic:spPr>
                </pic:pic>
              </a:graphicData>
            </a:graphic>
          </wp:inline>
        </w:drawing>
      </w:r>
    </w:p>
    <w:p w14:paraId="08E6B919" w14:textId="25A346CE" w:rsidR="00DE4B7A" w:rsidRDefault="00DE4B7A" w:rsidP="00DE4B7A">
      <w:pPr>
        <w:pStyle w:val="Descripcin"/>
        <w:jc w:val="center"/>
        <w:rPr>
          <w:rFonts w:eastAsiaTheme="majorEastAsia"/>
        </w:rPr>
      </w:pPr>
      <w:r>
        <w:t xml:space="preserve">Figure </w:t>
      </w:r>
      <w:r>
        <w:fldChar w:fldCharType="begin"/>
      </w:r>
      <w:r>
        <w:instrText xml:space="preserve"> SEQ Figure \* ARABIC </w:instrText>
      </w:r>
      <w:r>
        <w:fldChar w:fldCharType="separate"/>
      </w:r>
      <w:r w:rsidR="00EE6E14">
        <w:rPr>
          <w:noProof/>
        </w:rPr>
        <w:t>7</w:t>
      </w:r>
      <w:r>
        <w:fldChar w:fldCharType="end"/>
      </w:r>
      <w:r>
        <w:t xml:space="preserve"> State machine Diagram</w:t>
      </w:r>
    </w:p>
    <w:p w14:paraId="02DAC597" w14:textId="77777777" w:rsidR="00437483" w:rsidRDefault="00437483" w:rsidP="00437483">
      <w:pPr>
        <w:pStyle w:val="Ttulo1"/>
        <w:rPr>
          <w:lang w:val="en-GB" w:eastAsia="en-US"/>
        </w:rPr>
      </w:pPr>
      <w:r>
        <w:rPr>
          <w:lang w:val="en-GB" w:eastAsia="en-US"/>
        </w:rPr>
        <w:t>Algorithms</w:t>
      </w:r>
    </w:p>
    <w:p w14:paraId="1DDADCF1" w14:textId="77777777" w:rsidR="00437483" w:rsidRDefault="00437483" w:rsidP="00437483">
      <w:pPr>
        <w:pStyle w:val="Ttulo2"/>
        <w:rPr>
          <w:lang w:val="en-GB" w:eastAsia="en-US"/>
        </w:rPr>
      </w:pPr>
      <w:r>
        <w:rPr>
          <w:lang w:val="en-GB" w:eastAsia="en-US"/>
        </w:rPr>
        <w:t>Motion plan and map generation</w:t>
      </w:r>
    </w:p>
    <w:p w14:paraId="705ACE09" w14:textId="77777777" w:rsidR="00437483" w:rsidRDefault="00437483" w:rsidP="00437483">
      <w:pPr>
        <w:rPr>
          <w:lang w:val="en-GB" w:eastAsia="en-US"/>
        </w:rPr>
      </w:pPr>
    </w:p>
    <w:p w14:paraId="669F20DC" w14:textId="77777777" w:rsidR="00437483" w:rsidRPr="000D162C" w:rsidRDefault="00437483" w:rsidP="00437483">
      <w:pPr>
        <w:rPr>
          <w:lang w:val="en-GB" w:eastAsia="en-US"/>
        </w:rPr>
      </w:pPr>
    </w:p>
    <w:p w14:paraId="01BC7FDA" w14:textId="77777777" w:rsidR="00437483" w:rsidRDefault="00437483" w:rsidP="00437483">
      <w:pPr>
        <w:rPr>
          <w:lang w:val="en-GB" w:eastAsia="en-US"/>
        </w:rPr>
      </w:pPr>
      <w:r>
        <w:rPr>
          <w:lang w:val="en-GB" w:eastAsia="en-US"/>
        </w:rPr>
        <w:t>The objective of the motion planner is to reach the sample position and place t</w:t>
      </w:r>
      <w:r w:rsidR="003620CA">
        <w:rPr>
          <w:lang w:val="en-GB" w:eastAsia="en-US"/>
        </w:rPr>
        <w:t>he rover manipulator close to it</w:t>
      </w:r>
      <w:r>
        <w:rPr>
          <w:lang w:val="en-GB" w:eastAsia="en-US"/>
        </w:rPr>
        <w:t xml:space="preserve">, i.e. 10-20cm far. The proposed algorithm for rover path and arm trajectory generation is based on the Fast Marching Method (FMM), making use of 2D and 3D workspaces respectively. This method computes the numerical solution of a wave that propagates through the environment starting from a certain point. The rate at which the wave propagates depends on the cost assigned to every part of such environment, which is </w:t>
      </w:r>
      <w:r w:rsidR="00FC385B">
        <w:rPr>
          <w:lang w:val="en-GB" w:eastAsia="en-US"/>
        </w:rPr>
        <w:t>discretised</w:t>
      </w:r>
      <w:r>
        <w:rPr>
          <w:lang w:val="en-GB" w:eastAsia="en-US"/>
        </w:rPr>
        <w:t xml:space="preserve"> into a grid. Thus, FMM computes the minimal time at which the wave arrives at each grid node. Then, by making use of the gradient descent method, a path is retrieved from any point to the one from which the wave started expanding. The main advantages of this method are:</w:t>
      </w:r>
    </w:p>
    <w:p w14:paraId="37817F33" w14:textId="77777777" w:rsidR="00437483" w:rsidRDefault="00437483" w:rsidP="00437483">
      <w:pPr>
        <w:pStyle w:val="Prrafodelista"/>
        <w:numPr>
          <w:ilvl w:val="0"/>
          <w:numId w:val="2"/>
        </w:numPr>
        <w:rPr>
          <w:lang w:val="en-GB" w:eastAsia="en-US"/>
        </w:rPr>
      </w:pPr>
      <w:r>
        <w:rPr>
          <w:lang w:val="en-GB" w:eastAsia="en-US"/>
        </w:rPr>
        <w:t xml:space="preserve">Smooth trajectories generation. Unlike other methods like A* or D*, the turning angles of the paths obtained through FMM are not restricted at all. Besides, the location of the waypoints making up these </w:t>
      </w:r>
      <w:r>
        <w:rPr>
          <w:lang w:val="en-GB" w:eastAsia="en-US"/>
        </w:rPr>
        <w:lastRenderedPageBreak/>
        <w:t xml:space="preserve">paths are not constrained to the location of the grid nodes, meaning they can be anywhere within the workspace. In this way, it is not necessary to apply any post-processing to the path to smooth it. </w:t>
      </w:r>
    </w:p>
    <w:p w14:paraId="7DF9996C" w14:textId="77777777" w:rsidR="00437483" w:rsidRDefault="00437483" w:rsidP="00437483">
      <w:pPr>
        <w:pStyle w:val="Prrafodelista"/>
        <w:numPr>
          <w:ilvl w:val="0"/>
          <w:numId w:val="2"/>
        </w:numPr>
        <w:rPr>
          <w:lang w:val="en-GB" w:eastAsia="en-US"/>
        </w:rPr>
      </w:pPr>
      <w:r>
        <w:rPr>
          <w:lang w:val="en-GB" w:eastAsia="en-US"/>
        </w:rPr>
        <w:t xml:space="preserve">Optimal solution. FMM numerically solves the propagation of the wave using the </w:t>
      </w:r>
      <w:proofErr w:type="spellStart"/>
      <w:r>
        <w:rPr>
          <w:lang w:val="en-GB" w:eastAsia="en-US"/>
        </w:rPr>
        <w:t>eikonal</w:t>
      </w:r>
      <w:proofErr w:type="spellEnd"/>
      <w:r>
        <w:rPr>
          <w:lang w:val="en-GB" w:eastAsia="en-US"/>
        </w:rPr>
        <w:t xml:space="preserve"> equation, an expression that correlates the propagation rate with a cost value defined at any workspace point. In this way, the retrieved paths always tend to be optimal, and the only error committed is due to the grid discretization. Other grid-search based methods like Field-D* or Theta* cannot ensure this, since, although the computed paths can be also smooth, they make use of estimation methods that introduce more error and, in some cases, </w:t>
      </w:r>
      <w:r w:rsidR="00FC385B">
        <w:rPr>
          <w:lang w:val="en-GB" w:eastAsia="en-US"/>
        </w:rPr>
        <w:t>can</w:t>
      </w:r>
      <w:r>
        <w:rPr>
          <w:lang w:val="en-GB" w:eastAsia="en-US"/>
        </w:rPr>
        <w:t xml:space="preserve"> produce suboptimal solutions. </w:t>
      </w:r>
    </w:p>
    <w:p w14:paraId="6B7FC988" w14:textId="77777777" w:rsidR="00437483" w:rsidRDefault="00437483" w:rsidP="00437483">
      <w:pPr>
        <w:pStyle w:val="Prrafodelista"/>
        <w:numPr>
          <w:ilvl w:val="0"/>
          <w:numId w:val="2"/>
        </w:numPr>
        <w:rPr>
          <w:lang w:val="en-GB" w:eastAsia="en-US"/>
        </w:rPr>
      </w:pPr>
      <w:r>
        <w:rPr>
          <w:lang w:val="en-GB" w:eastAsia="en-US"/>
        </w:rPr>
        <w:t>Computer complexity similar to other path planning algorithms with less features, using a Dijkstra-based grid-search method to visit each grid node. The computer complexity is similar to A* and D*, the most typical path planning algorithms. However, as shown, this method is much better in some features.</w:t>
      </w:r>
    </w:p>
    <w:p w14:paraId="206345A4" w14:textId="77777777" w:rsidR="00437483" w:rsidRDefault="00437483" w:rsidP="00437483">
      <w:pPr>
        <w:pStyle w:val="Prrafodelista"/>
        <w:numPr>
          <w:ilvl w:val="0"/>
          <w:numId w:val="2"/>
        </w:numPr>
        <w:rPr>
          <w:lang w:val="en-GB" w:eastAsia="en-US"/>
        </w:rPr>
      </w:pPr>
      <w:r>
        <w:rPr>
          <w:lang w:val="en-GB" w:eastAsia="en-US"/>
        </w:rPr>
        <w:t xml:space="preserve">Parallelization. Since FMM computes the optimal solution of a wave propagation, by using its bi-directional version it can be parallelized: two waves can be propagated, one originated from the start and the other from the goal location. Then, they encounter at an intermediate point and, because of the nature of FMM, the whole path between start and goal is the concatenation of the path between the intermediate point and the start and between the intermediate point and the goal. This would be useful in the case of using multiple cores </w:t>
      </w:r>
      <w:r w:rsidR="00FC385B">
        <w:rPr>
          <w:lang w:val="en-GB" w:eastAsia="en-US"/>
        </w:rPr>
        <w:t>processors</w:t>
      </w:r>
      <w:r>
        <w:rPr>
          <w:lang w:val="en-GB" w:eastAsia="en-US"/>
        </w:rPr>
        <w:t>.</w:t>
      </w:r>
    </w:p>
    <w:p w14:paraId="1B737953" w14:textId="77777777" w:rsidR="00437483" w:rsidRDefault="00437483" w:rsidP="00437483">
      <w:pPr>
        <w:rPr>
          <w:lang w:val="en-GB" w:eastAsia="en-US"/>
        </w:rPr>
      </w:pPr>
    </w:p>
    <w:p w14:paraId="38022957" w14:textId="77777777" w:rsidR="00437483" w:rsidRDefault="00437483" w:rsidP="00437483">
      <w:pPr>
        <w:rPr>
          <w:lang w:val="en-GB" w:eastAsia="en-US"/>
        </w:rPr>
      </w:pPr>
      <w:r>
        <w:rPr>
          <w:lang w:val="en-GB" w:eastAsia="en-US"/>
        </w:rPr>
        <w:t xml:space="preserve">Therefore, the proposed algorithm is able to generate the rover path and the manipulator end effector trajectory, given a 2D cost map, the initial rover pose and the sample location, which corresponds to the desired final manipulator end effector position. Then, by using the inverse kinematics, a profile of the rover joint references can be generated depending on the relation between the rover path and the end effector </w:t>
      </w:r>
      <w:r w:rsidR="00FC385B">
        <w:rPr>
          <w:lang w:val="en-GB" w:eastAsia="en-US"/>
        </w:rPr>
        <w:t>trajectory</w:t>
      </w:r>
      <w:r>
        <w:rPr>
          <w:lang w:val="en-GB" w:eastAsia="en-US"/>
        </w:rPr>
        <w:t xml:space="preserve">. </w:t>
      </w:r>
    </w:p>
    <w:p w14:paraId="45F8AD52" w14:textId="77777777" w:rsidR="00437483" w:rsidRDefault="00437483" w:rsidP="00437483">
      <w:pPr>
        <w:rPr>
          <w:lang w:val="en-GB" w:eastAsia="en-US"/>
        </w:rPr>
      </w:pPr>
    </w:p>
    <w:p w14:paraId="701DFDE6" w14:textId="708ACF5A" w:rsidR="00437483" w:rsidRDefault="00437483" w:rsidP="00437483">
      <w:pPr>
        <w:rPr>
          <w:lang w:val="en-GB" w:eastAsia="en-US"/>
        </w:rPr>
      </w:pPr>
      <w:r>
        <w:rPr>
          <w:lang w:val="en-GB" w:eastAsia="en-US"/>
        </w:rPr>
        <w:t xml:space="preserve">Finally, since the cost map has a direct effect on the resulting path and end effector trajectory, the error </w:t>
      </w:r>
      <w:r w:rsidR="00FC385B">
        <w:rPr>
          <w:lang w:val="en-GB" w:eastAsia="en-US"/>
        </w:rPr>
        <w:t>committed</w:t>
      </w:r>
      <w:r>
        <w:rPr>
          <w:lang w:val="en-GB" w:eastAsia="en-US"/>
        </w:rPr>
        <w:t xml:space="preserve"> to build it is here relevant. In this sense, the rover pose and the sample position, as well as the DEM, should be provided with their respective accuracy. The sum of all estimation errors provided have an impact on the uncertainty of the end effector position as shown in </w:t>
      </w:r>
      <w:r>
        <w:rPr>
          <w:lang w:val="en-GB" w:eastAsia="en-US"/>
        </w:rPr>
        <w:fldChar w:fldCharType="begin"/>
      </w:r>
      <w:r>
        <w:rPr>
          <w:lang w:val="en-GB" w:eastAsia="en-US"/>
        </w:rPr>
        <w:instrText xml:space="preserve"> REF _Ref2775988 \h </w:instrText>
      </w:r>
      <w:r>
        <w:rPr>
          <w:lang w:val="en-GB" w:eastAsia="en-US"/>
        </w:rPr>
      </w:r>
      <w:r>
        <w:rPr>
          <w:lang w:val="en-GB" w:eastAsia="en-US"/>
        </w:rPr>
        <w:fldChar w:fldCharType="separate"/>
      </w:r>
      <w:r>
        <w:t xml:space="preserve">Figure </w:t>
      </w:r>
      <w:r w:rsidR="00304F69">
        <w:rPr>
          <w:noProof/>
        </w:rPr>
        <w:t>5</w:t>
      </w:r>
      <w:r>
        <w:rPr>
          <w:lang w:val="en-GB" w:eastAsia="en-US"/>
        </w:rPr>
        <w:fldChar w:fldCharType="end"/>
      </w:r>
      <w:r>
        <w:rPr>
          <w:lang w:val="en-GB" w:eastAsia="en-US"/>
        </w:rPr>
        <w:t>. In this figure, the main reference frames from the rover and manipulator are shown. The first one is the rover position frame with respect to the world frame. Any error on the rover pose is extended to the end effector frame, e.g. a yaw error would increase the end effector position error based on the distance between the rover and the end effector frames (</w:t>
      </w:r>
      <w:r w:rsidRPr="000B3EAF">
        <w:rPr>
          <w:i/>
          <w:lang w:val="en-GB" w:eastAsia="en-US"/>
        </w:rPr>
        <w:t>L</w:t>
      </w:r>
      <w:r>
        <w:rPr>
          <w:lang w:val="en-GB" w:eastAsia="en-US"/>
        </w:rPr>
        <w:t xml:space="preserve">). On the other hand, an error on the sample location would also increase the total error </w:t>
      </w:r>
      <w:r w:rsidR="00FC385B">
        <w:rPr>
          <w:lang w:val="en-GB" w:eastAsia="en-US"/>
        </w:rPr>
        <w:t>committed</w:t>
      </w:r>
      <w:r>
        <w:rPr>
          <w:lang w:val="en-GB" w:eastAsia="en-US"/>
        </w:rPr>
        <w:t xml:space="preserve"> by the manipulator. </w:t>
      </w:r>
    </w:p>
    <w:p w14:paraId="49A25BF6" w14:textId="77777777" w:rsidR="00437483" w:rsidRDefault="00437483" w:rsidP="00437483">
      <w:pPr>
        <w:rPr>
          <w:lang w:val="en-GB" w:eastAsia="en-US"/>
        </w:rPr>
      </w:pPr>
      <w:r>
        <w:rPr>
          <w:lang w:val="en-GB" w:eastAsia="en-US"/>
        </w:rPr>
        <w:t xml:space="preserve">Taking into consideration there errors, a sphere can be defined. It represents the error space, i.e. the manipulator end effector would be in any place within the sphere. Therefore, the size of this sphere is proportional to the amount of introduced error. Assuming the manipulator has a Force/Torque sensor on the end effector, the vertical error could </w:t>
      </w:r>
      <w:r w:rsidR="00FC385B">
        <w:rPr>
          <w:lang w:val="en-GB" w:eastAsia="en-US"/>
        </w:rPr>
        <w:t>reduce</w:t>
      </w:r>
      <w:r>
        <w:rPr>
          <w:lang w:val="en-GB" w:eastAsia="en-US"/>
        </w:rPr>
        <w:t xml:space="preserve"> by detecting the instant time the manipulator is in contact with the surface. It would belong to the final stage of the manipulator movement.</w:t>
      </w:r>
    </w:p>
    <w:p w14:paraId="74AECC7F" w14:textId="77777777" w:rsidR="00437483" w:rsidRDefault="00437483" w:rsidP="00437483">
      <w:pPr>
        <w:rPr>
          <w:lang w:val="en-GB" w:eastAsia="en-US"/>
        </w:rPr>
      </w:pPr>
    </w:p>
    <w:p w14:paraId="70E8260F" w14:textId="77777777" w:rsidR="00437483" w:rsidRDefault="00437483" w:rsidP="00437483">
      <w:pPr>
        <w:rPr>
          <w:lang w:val="en-GB" w:eastAsia="en-US"/>
        </w:rPr>
      </w:pPr>
    </w:p>
    <w:p w14:paraId="15090C75" w14:textId="77777777" w:rsidR="00437483" w:rsidRDefault="00437483" w:rsidP="00437483">
      <w:pPr>
        <w:rPr>
          <w:lang w:val="en-GB" w:eastAsia="en-US"/>
        </w:rPr>
      </w:pPr>
    </w:p>
    <w:p w14:paraId="172F937D" w14:textId="77777777" w:rsidR="00437483" w:rsidRPr="00A34624" w:rsidRDefault="00437483" w:rsidP="00437483">
      <w:pPr>
        <w:jc w:val="center"/>
        <w:rPr>
          <w:lang w:val="en-GB" w:eastAsia="en-US"/>
        </w:rPr>
      </w:pPr>
      <w:r w:rsidRPr="00894EBA">
        <w:rPr>
          <w:noProof/>
          <w:lang w:val="en-US" w:eastAsia="en-US"/>
        </w:rPr>
        <w:lastRenderedPageBreak/>
        <w:drawing>
          <wp:inline distT="0" distB="0" distL="0" distR="0" wp14:anchorId="50971BBE" wp14:editId="501023E3">
            <wp:extent cx="5841268" cy="2394486"/>
            <wp:effectExtent l="0" t="0" r="0" b="0"/>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a:blip r:embed="rId14"/>
                    <a:stretch>
                      <a:fillRect/>
                    </a:stretch>
                  </pic:blipFill>
                  <pic:spPr>
                    <a:xfrm>
                      <a:off x="0" y="0"/>
                      <a:ext cx="5862438" cy="2403164"/>
                    </a:xfrm>
                    <a:prstGeom prst="rect">
                      <a:avLst/>
                    </a:prstGeom>
                  </pic:spPr>
                </pic:pic>
              </a:graphicData>
            </a:graphic>
          </wp:inline>
        </w:drawing>
      </w:r>
    </w:p>
    <w:p w14:paraId="1739D19E" w14:textId="77777777" w:rsidR="00437483" w:rsidRDefault="00437483" w:rsidP="00437483">
      <w:pPr>
        <w:pStyle w:val="Descripcin"/>
        <w:jc w:val="center"/>
      </w:pPr>
      <w:bookmarkStart w:id="6" w:name="_Ref2775988"/>
      <w:r>
        <w:t xml:space="preserve">Figure </w:t>
      </w:r>
      <w:r>
        <w:fldChar w:fldCharType="begin"/>
      </w:r>
      <w:r>
        <w:instrText xml:space="preserve"> SEQ Figure \* ARABIC </w:instrText>
      </w:r>
      <w:r>
        <w:fldChar w:fldCharType="separate"/>
      </w:r>
      <w:r w:rsidR="00EE6E14">
        <w:rPr>
          <w:noProof/>
        </w:rPr>
        <w:t>8</w:t>
      </w:r>
      <w:r>
        <w:fldChar w:fldCharType="end"/>
      </w:r>
      <w:bookmarkEnd w:id="6"/>
      <w:r>
        <w:t>.Relation between the estimation errors.</w:t>
      </w:r>
    </w:p>
    <w:p w14:paraId="202B5E83" w14:textId="77777777" w:rsidR="00437483" w:rsidRDefault="00437483" w:rsidP="00437483">
      <w:pPr>
        <w:rPr>
          <w:lang w:val="en-GB" w:eastAsia="en-US"/>
        </w:rPr>
      </w:pPr>
    </w:p>
    <w:p w14:paraId="3AD57F56" w14:textId="2AA700A5" w:rsidR="00437483" w:rsidRDefault="00437483" w:rsidP="00437483">
      <w:pPr>
        <w:rPr>
          <w:lang w:val="en-GB" w:eastAsia="en-US"/>
        </w:rPr>
      </w:pPr>
      <w:r>
        <w:rPr>
          <w:lang w:val="en-GB" w:eastAsia="en-US"/>
        </w:rPr>
        <w:t xml:space="preserve">The provided DEM is processed to detect obstacles in the surrounding area of the rover. The size of these obstacles may be larger due to the amount of estimation error introduced. Therefore, reachability of some samples could be seen as </w:t>
      </w:r>
      <w:proofErr w:type="spellStart"/>
      <w:r>
        <w:rPr>
          <w:lang w:val="en-GB" w:eastAsia="en-US"/>
        </w:rPr>
        <w:t>non feasible</w:t>
      </w:r>
      <w:proofErr w:type="spellEnd"/>
      <w:r>
        <w:rPr>
          <w:lang w:val="en-GB" w:eastAsia="en-US"/>
        </w:rPr>
        <w:t xml:space="preserve"> by the algorithm because of the DEM error, although in the reality they could be in fact reached. For example, in </w:t>
      </w:r>
      <w:r>
        <w:rPr>
          <w:lang w:val="en-GB" w:eastAsia="en-US"/>
        </w:rPr>
        <w:fldChar w:fldCharType="begin"/>
      </w:r>
      <w:r>
        <w:rPr>
          <w:lang w:val="en-GB" w:eastAsia="en-US"/>
        </w:rPr>
        <w:instrText xml:space="preserve"> REF _Ref13170398 \h </w:instrText>
      </w:r>
      <w:r>
        <w:rPr>
          <w:lang w:val="en-GB" w:eastAsia="en-US"/>
        </w:rPr>
      </w:r>
      <w:r>
        <w:rPr>
          <w:lang w:val="en-GB" w:eastAsia="en-US"/>
        </w:rPr>
        <w:fldChar w:fldCharType="separate"/>
      </w:r>
      <w:r>
        <w:t xml:space="preserve">Figure </w:t>
      </w:r>
      <w:r w:rsidR="00304F69">
        <w:rPr>
          <w:noProof/>
        </w:rPr>
        <w:t>6</w:t>
      </w:r>
      <w:r>
        <w:rPr>
          <w:lang w:val="en-GB" w:eastAsia="en-US"/>
        </w:rPr>
        <w:fldChar w:fldCharType="end"/>
      </w:r>
      <w:r>
        <w:rPr>
          <w:lang w:val="en-GB" w:eastAsia="en-US"/>
        </w:rPr>
        <w:t xml:space="preserve"> there is a small corridor in position (5</w:t>
      </w:r>
      <w:proofErr w:type="gramStart"/>
      <w:r>
        <w:rPr>
          <w:lang w:val="en-GB" w:eastAsia="en-US"/>
        </w:rPr>
        <w:t>,15</w:t>
      </w:r>
      <w:proofErr w:type="gramEnd"/>
      <w:r>
        <w:rPr>
          <w:lang w:val="en-GB" w:eastAsia="en-US"/>
        </w:rPr>
        <w:t>) that could be closed if there were a big estimation error on the DEM. Therefore, in some cases, the sample could be reached even when it could be reached in the reality.</w:t>
      </w:r>
    </w:p>
    <w:p w14:paraId="2B82E57A" w14:textId="77777777" w:rsidR="00437483" w:rsidRDefault="00437483" w:rsidP="00437483">
      <w:pPr>
        <w:rPr>
          <w:lang w:val="en-GB" w:eastAsia="en-US"/>
        </w:rPr>
      </w:pPr>
    </w:p>
    <w:p w14:paraId="57AA4DFD" w14:textId="77777777" w:rsidR="00437483" w:rsidRDefault="00437483" w:rsidP="00437483">
      <w:pPr>
        <w:rPr>
          <w:lang w:val="en-GB" w:eastAsia="en-US"/>
        </w:rPr>
      </w:pPr>
    </w:p>
    <w:p w14:paraId="3B7EC67E" w14:textId="77777777" w:rsidR="00437483" w:rsidRDefault="00437483" w:rsidP="00437483">
      <w:pPr>
        <w:rPr>
          <w:lang w:val="en-GB" w:eastAsia="en-US"/>
        </w:rPr>
      </w:pPr>
    </w:p>
    <w:p w14:paraId="0991929D" w14:textId="77777777" w:rsidR="00437483" w:rsidRDefault="00437483" w:rsidP="00437483">
      <w:pPr>
        <w:rPr>
          <w:lang w:val="en-GB" w:eastAsia="en-US"/>
        </w:rPr>
      </w:pPr>
      <w:r w:rsidRPr="00651FDB">
        <w:rPr>
          <w:noProof/>
          <w:lang w:val="en-US" w:eastAsia="en-US"/>
        </w:rPr>
        <w:drawing>
          <wp:inline distT="0" distB="0" distL="0" distR="0" wp14:anchorId="163D8978" wp14:editId="40ADF41F">
            <wp:extent cx="6229350" cy="3046769"/>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15"/>
                    <a:stretch>
                      <a:fillRect/>
                    </a:stretch>
                  </pic:blipFill>
                  <pic:spPr>
                    <a:xfrm>
                      <a:off x="0" y="0"/>
                      <a:ext cx="6256905" cy="3060246"/>
                    </a:xfrm>
                    <a:prstGeom prst="rect">
                      <a:avLst/>
                    </a:prstGeom>
                  </pic:spPr>
                </pic:pic>
              </a:graphicData>
            </a:graphic>
          </wp:inline>
        </w:drawing>
      </w:r>
    </w:p>
    <w:p w14:paraId="30B24569" w14:textId="77777777" w:rsidR="00437483" w:rsidRDefault="00437483" w:rsidP="00437483">
      <w:pPr>
        <w:pStyle w:val="Descripcin"/>
        <w:jc w:val="center"/>
      </w:pPr>
      <w:bookmarkStart w:id="7" w:name="_Ref13170398"/>
      <w:r>
        <w:t xml:space="preserve">Figure </w:t>
      </w:r>
      <w:r>
        <w:fldChar w:fldCharType="begin"/>
      </w:r>
      <w:r>
        <w:instrText xml:space="preserve"> SEQ Figure \* ARABIC </w:instrText>
      </w:r>
      <w:r>
        <w:fldChar w:fldCharType="separate"/>
      </w:r>
      <w:r w:rsidR="00EE6E14">
        <w:rPr>
          <w:noProof/>
        </w:rPr>
        <w:t>9</w:t>
      </w:r>
      <w:r>
        <w:fldChar w:fldCharType="end"/>
      </w:r>
      <w:bookmarkEnd w:id="7"/>
      <w:r>
        <w:t>.Cost map example.</w:t>
      </w:r>
    </w:p>
    <w:p w14:paraId="421DA5B6" w14:textId="77777777" w:rsidR="00437483" w:rsidRDefault="00437483" w:rsidP="00437483">
      <w:pPr>
        <w:rPr>
          <w:lang w:val="en-GB" w:eastAsia="en-US"/>
        </w:rPr>
      </w:pPr>
    </w:p>
    <w:p w14:paraId="066B056C" w14:textId="77777777" w:rsidR="00437483" w:rsidRDefault="00437483" w:rsidP="00437483">
      <w:pPr>
        <w:pStyle w:val="Ttulo2"/>
        <w:rPr>
          <w:lang w:val="en-GB" w:eastAsia="en-US"/>
        </w:rPr>
      </w:pPr>
      <w:r>
        <w:rPr>
          <w:lang w:val="en-GB" w:eastAsia="en-US"/>
        </w:rPr>
        <w:lastRenderedPageBreak/>
        <w:t>Sample handling tasks</w:t>
      </w:r>
    </w:p>
    <w:p w14:paraId="52BBAC97" w14:textId="77777777" w:rsidR="00437483" w:rsidRDefault="00437483" w:rsidP="00437483">
      <w:pPr>
        <w:rPr>
          <w:lang w:val="en-GB" w:eastAsia="en-US"/>
        </w:rPr>
      </w:pPr>
    </w:p>
    <w:p w14:paraId="04D90B14" w14:textId="77777777" w:rsidR="00437483" w:rsidRDefault="00437483" w:rsidP="00437483">
      <w:pPr>
        <w:rPr>
          <w:lang w:val="en-GB" w:eastAsia="en-US"/>
        </w:rPr>
      </w:pPr>
      <w:r>
        <w:rPr>
          <w:lang w:val="en-GB" w:eastAsia="en-US"/>
        </w:rPr>
        <w:t xml:space="preserve">Once the motion plan has been achieved, the next step is to perform a task with the sample. Two tasks are proposed, and one of </w:t>
      </w:r>
      <w:r w:rsidR="00FC385B">
        <w:rPr>
          <w:lang w:val="en-GB" w:eastAsia="en-US"/>
        </w:rPr>
        <w:t>them</w:t>
      </w:r>
      <w:r>
        <w:rPr>
          <w:lang w:val="en-GB" w:eastAsia="en-US"/>
        </w:rPr>
        <w:t xml:space="preserve"> would be finally implemented:</w:t>
      </w:r>
    </w:p>
    <w:p w14:paraId="158AB92A" w14:textId="77777777" w:rsidR="00437483" w:rsidRDefault="00437483" w:rsidP="00437483">
      <w:pPr>
        <w:pStyle w:val="Prrafodelista"/>
        <w:numPr>
          <w:ilvl w:val="0"/>
          <w:numId w:val="2"/>
        </w:numPr>
        <w:rPr>
          <w:lang w:val="en-GB" w:eastAsia="en-US"/>
        </w:rPr>
      </w:pPr>
      <w:r>
        <w:rPr>
          <w:lang w:val="en-GB" w:eastAsia="en-US"/>
        </w:rPr>
        <w:t>Place the manipulator end effector in contact with the sample. Emulating an instrument attached to the manipulator, which would need to be in contact with the sample to do some kind of analysis.</w:t>
      </w:r>
    </w:p>
    <w:p w14:paraId="05EE2AE5" w14:textId="77777777" w:rsidR="00437483" w:rsidRDefault="00437483" w:rsidP="00437483">
      <w:pPr>
        <w:pStyle w:val="Prrafodelista"/>
        <w:numPr>
          <w:ilvl w:val="0"/>
          <w:numId w:val="2"/>
        </w:numPr>
        <w:rPr>
          <w:lang w:val="en-GB" w:eastAsia="en-US"/>
        </w:rPr>
      </w:pPr>
      <w:r>
        <w:rPr>
          <w:lang w:val="en-GB" w:eastAsia="en-US"/>
        </w:rPr>
        <w:t>Pick up a sample of soil. Using a special end effector, the manipulator would be able to pick u</w:t>
      </w:r>
      <w:r w:rsidR="006E1A44">
        <w:rPr>
          <w:lang w:val="en-GB" w:eastAsia="en-US"/>
        </w:rPr>
        <w:t>p a sample of soil on the final</w:t>
      </w:r>
      <w:r>
        <w:rPr>
          <w:lang w:val="en-GB" w:eastAsia="en-US"/>
        </w:rPr>
        <w:t xml:space="preserve"> location.</w:t>
      </w:r>
    </w:p>
    <w:p w14:paraId="1CF0543B" w14:textId="77777777" w:rsidR="00437483" w:rsidRDefault="00437483" w:rsidP="00437483">
      <w:pPr>
        <w:rPr>
          <w:lang w:val="en-GB" w:eastAsia="en-US"/>
        </w:rPr>
      </w:pPr>
    </w:p>
    <w:p w14:paraId="4ADC2862" w14:textId="77777777" w:rsidR="00437483" w:rsidRPr="00EE00C8" w:rsidRDefault="00437483" w:rsidP="00437483">
      <w:pPr>
        <w:rPr>
          <w:lang w:val="en-GB" w:eastAsia="en-US"/>
        </w:rPr>
      </w:pPr>
      <w:r>
        <w:rPr>
          <w:lang w:val="en-GB" w:eastAsia="en-US"/>
        </w:rPr>
        <w:t xml:space="preserve">To </w:t>
      </w:r>
      <w:r w:rsidR="00FC385B">
        <w:rPr>
          <w:lang w:val="en-GB" w:eastAsia="en-US"/>
        </w:rPr>
        <w:t>perform</w:t>
      </w:r>
      <w:r>
        <w:rPr>
          <w:lang w:val="en-GB" w:eastAsia="en-US"/>
        </w:rPr>
        <w:t xml:space="preserve"> on these tasks, a </w:t>
      </w:r>
      <w:r w:rsidR="00FC385B">
        <w:rPr>
          <w:lang w:val="en-GB" w:eastAsia="en-US"/>
        </w:rPr>
        <w:t>preprogramed</w:t>
      </w:r>
      <w:r>
        <w:rPr>
          <w:lang w:val="en-GB" w:eastAsia="en-US"/>
        </w:rPr>
        <w:t xml:space="preserve"> motion would be executed with the </w:t>
      </w:r>
      <w:r w:rsidR="00FC385B">
        <w:rPr>
          <w:lang w:val="en-GB" w:eastAsia="en-US"/>
        </w:rPr>
        <w:t>support</w:t>
      </w:r>
      <w:r>
        <w:rPr>
          <w:lang w:val="en-GB" w:eastAsia="en-US"/>
        </w:rPr>
        <w:t xml:space="preserve"> of a Force/Torque sensor. This sensor would allow the system to know the manipulator end effector is in contact with the surface.</w:t>
      </w:r>
    </w:p>
    <w:p w14:paraId="7B062658" w14:textId="77777777" w:rsidR="00437483" w:rsidRPr="007D2488" w:rsidRDefault="00437483" w:rsidP="00437483">
      <w:pPr>
        <w:rPr>
          <w:lang w:val="en-GB" w:eastAsia="en-US"/>
        </w:rPr>
      </w:pPr>
    </w:p>
    <w:p w14:paraId="35F9E9A4" w14:textId="77777777" w:rsidR="001233B5" w:rsidRDefault="00C3016D" w:rsidP="00B41377">
      <w:pPr>
        <w:pStyle w:val="Ttulo1"/>
      </w:pPr>
      <w:r>
        <w:t>Error handling</w:t>
      </w:r>
    </w:p>
    <w:p w14:paraId="4F85132A" w14:textId="77777777" w:rsidR="00C3016D" w:rsidRDefault="00C3016D"/>
    <w:p w14:paraId="3F3D2340" w14:textId="77777777" w:rsidR="00C3016D" w:rsidRDefault="00054357">
      <w:r>
        <w:t>During the execution of the Mobile Manipulation component some issues can arise. Therefore, it is considered the use of methods to handle a certain series of errors. These are shown in the following table, together with the code designated to identify each of them.</w:t>
      </w:r>
    </w:p>
    <w:p w14:paraId="37A6766A" w14:textId="77777777" w:rsidR="00C3016D" w:rsidRDefault="00C3016D"/>
    <w:p w14:paraId="7B81A1AA" w14:textId="4A0CE596" w:rsidR="003A0003" w:rsidRDefault="003A0003" w:rsidP="003A0003">
      <w:pPr>
        <w:pStyle w:val="Descripcin"/>
        <w:jc w:val="center"/>
      </w:pPr>
      <w:r>
        <w:t xml:space="preserve">Table </w:t>
      </w:r>
      <w:r>
        <w:fldChar w:fldCharType="begin"/>
      </w:r>
      <w:r>
        <w:instrText xml:space="preserve"> SEQ Table \* ARABIC </w:instrText>
      </w:r>
      <w:r>
        <w:fldChar w:fldCharType="separate"/>
      </w:r>
      <w:r>
        <w:rPr>
          <w:noProof/>
        </w:rPr>
        <w:t>1</w:t>
      </w:r>
      <w:r>
        <w:fldChar w:fldCharType="end"/>
      </w:r>
      <w:r>
        <w:t xml:space="preserve">. Summary of main errors and how to handle them </w:t>
      </w:r>
    </w:p>
    <w:tbl>
      <w:tblPr>
        <w:tblStyle w:val="Tabladecuadrcula4-nfasis1"/>
        <w:tblW w:w="0" w:type="auto"/>
        <w:jc w:val="center"/>
        <w:tblLayout w:type="fixed"/>
        <w:tblLook w:val="04A0" w:firstRow="1" w:lastRow="0" w:firstColumn="1" w:lastColumn="0" w:noHBand="0" w:noVBand="1"/>
      </w:tblPr>
      <w:tblGrid>
        <w:gridCol w:w="1559"/>
        <w:gridCol w:w="1980"/>
        <w:gridCol w:w="567"/>
        <w:gridCol w:w="1701"/>
        <w:gridCol w:w="2126"/>
        <w:gridCol w:w="1803"/>
      </w:tblGrid>
      <w:tr w:rsidR="00632AC4" w:rsidRPr="000E61E2" w14:paraId="51444500" w14:textId="77777777" w:rsidTr="009850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tcPr>
          <w:p w14:paraId="08199BB3" w14:textId="77777777" w:rsidR="00632AC4" w:rsidRPr="000E61E2" w:rsidRDefault="00632AC4" w:rsidP="00C3016D">
            <w:pPr>
              <w:rPr>
                <w:lang w:val="en-US"/>
              </w:rPr>
            </w:pPr>
            <w:r w:rsidRPr="000E61E2">
              <w:rPr>
                <w:lang w:val="en-US"/>
              </w:rPr>
              <w:t>Origin State</w:t>
            </w:r>
          </w:p>
        </w:tc>
        <w:tc>
          <w:tcPr>
            <w:tcW w:w="1980" w:type="dxa"/>
          </w:tcPr>
          <w:p w14:paraId="5976D7AD" w14:textId="77777777" w:rsidR="00632AC4" w:rsidRPr="000E61E2" w:rsidRDefault="00632AC4" w:rsidP="00C3016D">
            <w:pPr>
              <w:cnfStyle w:val="100000000000" w:firstRow="1" w:lastRow="0" w:firstColumn="0" w:lastColumn="0" w:oddVBand="0" w:evenVBand="0" w:oddHBand="0" w:evenHBand="0" w:firstRowFirstColumn="0" w:firstRowLastColumn="0" w:lastRowFirstColumn="0" w:lastRowLastColumn="0"/>
              <w:rPr>
                <w:lang w:val="en-US"/>
              </w:rPr>
            </w:pPr>
            <w:r w:rsidRPr="000E61E2">
              <w:rPr>
                <w:lang w:val="en-US"/>
              </w:rPr>
              <w:t xml:space="preserve">Code </w:t>
            </w:r>
          </w:p>
        </w:tc>
        <w:tc>
          <w:tcPr>
            <w:tcW w:w="567" w:type="dxa"/>
          </w:tcPr>
          <w:p w14:paraId="2A0A26F7" w14:textId="258ABDE6" w:rsidR="00632AC4" w:rsidRPr="000E61E2" w:rsidRDefault="00632AC4" w:rsidP="00632AC4">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 </w:t>
            </w:r>
          </w:p>
        </w:tc>
        <w:tc>
          <w:tcPr>
            <w:tcW w:w="3827" w:type="dxa"/>
            <w:gridSpan w:val="2"/>
          </w:tcPr>
          <w:p w14:paraId="3F3CE3C9" w14:textId="0FD64462" w:rsidR="00632AC4" w:rsidRPr="000E61E2" w:rsidRDefault="00632AC4">
            <w:pPr>
              <w:cnfStyle w:val="100000000000" w:firstRow="1" w:lastRow="0" w:firstColumn="0" w:lastColumn="0" w:oddVBand="0" w:evenVBand="0" w:oddHBand="0" w:evenHBand="0" w:firstRowFirstColumn="0" w:firstRowLastColumn="0" w:lastRowFirstColumn="0" w:lastRowLastColumn="0"/>
              <w:rPr>
                <w:b w:val="0"/>
                <w:bCs w:val="0"/>
                <w:lang w:val="en-US"/>
              </w:rPr>
            </w:pPr>
            <w:r w:rsidRPr="000E61E2">
              <w:rPr>
                <w:lang w:val="en-US"/>
              </w:rPr>
              <w:t>Error</w:t>
            </w:r>
            <w:r w:rsidRPr="000E61E2">
              <w:rPr>
                <w:b w:val="0"/>
                <w:bCs w:val="0"/>
                <w:lang w:val="en-US"/>
              </w:rPr>
              <w:t xml:space="preserve"> </w:t>
            </w:r>
            <w:r w:rsidRPr="000E61E2">
              <w:rPr>
                <w:lang w:val="en-US"/>
              </w:rPr>
              <w:t>Description</w:t>
            </w:r>
          </w:p>
        </w:tc>
        <w:tc>
          <w:tcPr>
            <w:tcW w:w="1803" w:type="dxa"/>
          </w:tcPr>
          <w:p w14:paraId="1DFB6AFE" w14:textId="77777777" w:rsidR="00632AC4" w:rsidRPr="000E61E2" w:rsidRDefault="00632AC4">
            <w:pPr>
              <w:cnfStyle w:val="100000000000" w:firstRow="1" w:lastRow="0" w:firstColumn="0" w:lastColumn="0" w:oddVBand="0" w:evenVBand="0" w:oddHBand="0" w:evenHBand="0" w:firstRowFirstColumn="0" w:firstRowLastColumn="0" w:lastRowFirstColumn="0" w:lastRowLastColumn="0"/>
              <w:rPr>
                <w:lang w:val="en-US"/>
              </w:rPr>
            </w:pPr>
            <w:r w:rsidRPr="000E61E2">
              <w:rPr>
                <w:lang w:val="en-US"/>
              </w:rPr>
              <w:t>Action</w:t>
            </w:r>
          </w:p>
        </w:tc>
      </w:tr>
      <w:tr w:rsidR="00632AC4" w:rsidRPr="000E61E2" w14:paraId="477364ED" w14:textId="77777777" w:rsidTr="009850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tcPr>
          <w:p w14:paraId="0EEA0147" w14:textId="216872C0" w:rsidR="00632AC4" w:rsidRPr="000E61E2" w:rsidRDefault="00EE6E14" w:rsidP="00AC3366">
            <w:pPr>
              <w:rPr>
                <w:lang w:val="en-US"/>
              </w:rPr>
            </w:pPr>
            <w:r>
              <w:rPr>
                <w:lang w:val="en-US"/>
              </w:rPr>
              <w:t>IDLE</w:t>
            </w:r>
            <w:r w:rsidR="00632AC4" w:rsidRPr="000E61E2">
              <w:rPr>
                <w:lang w:val="en-US"/>
              </w:rPr>
              <w:t xml:space="preserve"> /</w:t>
            </w:r>
          </w:p>
          <w:p w14:paraId="79EB8E79" w14:textId="77777777" w:rsidR="00EE6E14" w:rsidRDefault="00EE6E14" w:rsidP="00AC3366">
            <w:pPr>
              <w:rPr>
                <w:lang w:val="en-US"/>
              </w:rPr>
            </w:pPr>
            <w:r>
              <w:rPr>
                <w:lang w:val="en-US"/>
              </w:rPr>
              <w:t>EXECUTING_MOTION_</w:t>
            </w:r>
          </w:p>
          <w:p w14:paraId="076DEDB9" w14:textId="5CC5BFBA" w:rsidR="00632AC4" w:rsidRPr="000E61E2" w:rsidRDefault="00EE6E14" w:rsidP="00AC3366">
            <w:pPr>
              <w:rPr>
                <w:lang w:val="en-US"/>
              </w:rPr>
            </w:pPr>
            <w:r>
              <w:rPr>
                <w:lang w:val="en-US"/>
              </w:rPr>
              <w:t>PLAN</w:t>
            </w:r>
          </w:p>
        </w:tc>
        <w:tc>
          <w:tcPr>
            <w:tcW w:w="1980" w:type="dxa"/>
          </w:tcPr>
          <w:p w14:paraId="1F457653" w14:textId="77777777" w:rsidR="00632AC4" w:rsidRPr="000E61E2" w:rsidRDefault="00632AC4" w:rsidP="00AC336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POOR_DEM</w:t>
            </w:r>
          </w:p>
        </w:tc>
        <w:tc>
          <w:tcPr>
            <w:tcW w:w="567" w:type="dxa"/>
          </w:tcPr>
          <w:p w14:paraId="39062066" w14:textId="088004B0" w:rsidR="00632AC4" w:rsidRPr="000E61E2" w:rsidRDefault="00632AC4" w:rsidP="00AC3366">
            <w:pP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701" w:type="dxa"/>
            <w:vMerge w:val="restart"/>
          </w:tcPr>
          <w:p w14:paraId="46D916C2" w14:textId="62859085" w:rsidR="00632AC4" w:rsidRPr="000E61E2" w:rsidRDefault="00632AC4" w:rsidP="00AC336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Input is poorly defined</w:t>
            </w:r>
          </w:p>
        </w:tc>
        <w:tc>
          <w:tcPr>
            <w:tcW w:w="2126" w:type="dxa"/>
          </w:tcPr>
          <w:p w14:paraId="114AEAB2" w14:textId="77777777" w:rsidR="00632AC4" w:rsidRPr="000E61E2" w:rsidRDefault="00632AC4" w:rsidP="00AC336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The input DEM is not properly built (i.e. mismatch between parameter sizes)</w:t>
            </w:r>
          </w:p>
        </w:tc>
        <w:tc>
          <w:tcPr>
            <w:tcW w:w="1803" w:type="dxa"/>
          </w:tcPr>
          <w:p w14:paraId="021A5675" w14:textId="77777777" w:rsidR="00632AC4" w:rsidRPr="000E61E2" w:rsidRDefault="00632AC4" w:rsidP="0013329A">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 the higher component level (RG/Harness).</w:t>
            </w:r>
          </w:p>
        </w:tc>
      </w:tr>
      <w:tr w:rsidR="00632AC4" w:rsidRPr="000E61E2" w14:paraId="35B83CA3" w14:textId="77777777" w:rsidTr="00985080">
        <w:trPr>
          <w:jc w:val="center"/>
        </w:trPr>
        <w:tc>
          <w:tcPr>
            <w:cnfStyle w:val="001000000000" w:firstRow="0" w:lastRow="0" w:firstColumn="1" w:lastColumn="0" w:oddVBand="0" w:evenVBand="0" w:oddHBand="0" w:evenHBand="0" w:firstRowFirstColumn="0" w:firstRowLastColumn="0" w:lastRowFirstColumn="0" w:lastRowLastColumn="0"/>
            <w:tcW w:w="1559" w:type="dxa"/>
            <w:shd w:val="clear" w:color="auto" w:fill="DEEAF6" w:themeFill="accent1" w:themeFillTint="33"/>
          </w:tcPr>
          <w:p w14:paraId="30F3A833" w14:textId="0B8EFCF6" w:rsidR="00632AC4" w:rsidRPr="000E61E2" w:rsidRDefault="00EE6E14" w:rsidP="00AC3366">
            <w:pPr>
              <w:rPr>
                <w:lang w:val="en-US"/>
              </w:rPr>
            </w:pPr>
            <w:r>
              <w:rPr>
                <w:lang w:val="en-US"/>
              </w:rPr>
              <w:t>IDLE</w:t>
            </w:r>
          </w:p>
        </w:tc>
        <w:tc>
          <w:tcPr>
            <w:tcW w:w="1980" w:type="dxa"/>
          </w:tcPr>
          <w:p w14:paraId="0E887DAE" w14:textId="77777777"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POOR_CONFIG</w:t>
            </w:r>
          </w:p>
        </w:tc>
        <w:tc>
          <w:tcPr>
            <w:tcW w:w="567" w:type="dxa"/>
          </w:tcPr>
          <w:p w14:paraId="4B8C8C41" w14:textId="70DCBC13"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1701" w:type="dxa"/>
            <w:vMerge/>
          </w:tcPr>
          <w:p w14:paraId="254A24D3" w14:textId="3B15B9FA"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tcPr>
          <w:p w14:paraId="2873775D" w14:textId="77777777"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 xml:space="preserve">The </w:t>
            </w:r>
            <w:proofErr w:type="spellStart"/>
            <w:r w:rsidRPr="000E61E2">
              <w:rPr>
                <w:lang w:val="en-US"/>
              </w:rPr>
              <w:t>config</w:t>
            </w:r>
            <w:proofErr w:type="spellEnd"/>
            <w:r w:rsidRPr="000E61E2">
              <w:rPr>
                <w:lang w:val="en-US"/>
              </w:rPr>
              <w:t xml:space="preserve"> file either misses some information or it is not fine</w:t>
            </w:r>
          </w:p>
        </w:tc>
        <w:tc>
          <w:tcPr>
            <w:tcW w:w="1803" w:type="dxa"/>
          </w:tcPr>
          <w:p w14:paraId="70B6F3EA" w14:textId="77777777"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Return control to the higher component level (RG/Harness).</w:t>
            </w:r>
          </w:p>
        </w:tc>
      </w:tr>
      <w:tr w:rsidR="00632AC4" w:rsidRPr="000E61E2" w14:paraId="0B623F4F" w14:textId="77777777" w:rsidTr="009850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val="restart"/>
          </w:tcPr>
          <w:p w14:paraId="77FB10F4" w14:textId="5EDC8930" w:rsidR="00632AC4" w:rsidRPr="000E61E2" w:rsidRDefault="00632AC4">
            <w:pPr>
              <w:rPr>
                <w:lang w:val="en-US"/>
              </w:rPr>
            </w:pPr>
            <w:r w:rsidRPr="000E61E2">
              <w:rPr>
                <w:lang w:val="en-US"/>
              </w:rPr>
              <w:t>GENERATING_</w:t>
            </w:r>
          </w:p>
          <w:p w14:paraId="1509FBA2" w14:textId="77777777" w:rsidR="00632AC4" w:rsidRDefault="00632AC4">
            <w:pPr>
              <w:rPr>
                <w:lang w:val="en-US"/>
              </w:rPr>
            </w:pPr>
            <w:r w:rsidRPr="000E61E2">
              <w:rPr>
                <w:lang w:val="en-US"/>
              </w:rPr>
              <w:t>MOTION_</w:t>
            </w:r>
          </w:p>
          <w:p w14:paraId="29593896" w14:textId="77777777" w:rsidR="00632AC4" w:rsidRDefault="00632AC4">
            <w:pPr>
              <w:rPr>
                <w:lang w:val="en-US"/>
              </w:rPr>
            </w:pPr>
            <w:r w:rsidRPr="000E61E2">
              <w:rPr>
                <w:lang w:val="en-US"/>
              </w:rPr>
              <w:t>PLAN / REPLANNING</w:t>
            </w:r>
            <w:r w:rsidR="00EE6E14">
              <w:rPr>
                <w:lang w:val="en-US"/>
              </w:rPr>
              <w:t xml:space="preserve"> / EXECUTING_MOTION_</w:t>
            </w:r>
          </w:p>
          <w:p w14:paraId="75C65560" w14:textId="4D87E734" w:rsidR="00EE6E14" w:rsidRPr="000E61E2" w:rsidRDefault="00EE6E14">
            <w:pPr>
              <w:rPr>
                <w:lang w:val="en-US"/>
              </w:rPr>
            </w:pPr>
            <w:r>
              <w:rPr>
                <w:lang w:val="en-US"/>
              </w:rPr>
              <w:t>PLAN</w:t>
            </w:r>
          </w:p>
        </w:tc>
        <w:tc>
          <w:tcPr>
            <w:tcW w:w="1980" w:type="dxa"/>
          </w:tcPr>
          <w:p w14:paraId="54C64414"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OOB_ROVER_POS</w:t>
            </w:r>
          </w:p>
        </w:tc>
        <w:tc>
          <w:tcPr>
            <w:tcW w:w="567" w:type="dxa"/>
          </w:tcPr>
          <w:p w14:paraId="5422A9F1" w14:textId="1EC0359D"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Pr>
                <w:lang w:val="en-US"/>
              </w:rPr>
              <w:t>3</w:t>
            </w:r>
          </w:p>
        </w:tc>
        <w:tc>
          <w:tcPr>
            <w:tcW w:w="1701" w:type="dxa"/>
            <w:vMerge w:val="restart"/>
          </w:tcPr>
          <w:p w14:paraId="552E8503" w14:textId="69ED6AAF"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Position out of DEM boundaries</w:t>
            </w:r>
          </w:p>
        </w:tc>
        <w:tc>
          <w:tcPr>
            <w:tcW w:w="2126" w:type="dxa"/>
          </w:tcPr>
          <w:p w14:paraId="74B1A472" w14:textId="77777777" w:rsidR="00632AC4" w:rsidRPr="000E61E2" w:rsidRDefault="00632AC4" w:rsidP="00B076F3">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Rover position is not located within DEM</w:t>
            </w:r>
          </w:p>
        </w:tc>
        <w:tc>
          <w:tcPr>
            <w:tcW w:w="1803" w:type="dxa"/>
            <w:vMerge w:val="restart"/>
          </w:tcPr>
          <w:p w14:paraId="5DFE99E1"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 the higher component level (RG/Harness).</w:t>
            </w:r>
          </w:p>
        </w:tc>
      </w:tr>
      <w:tr w:rsidR="00632AC4" w:rsidRPr="000E61E2" w14:paraId="2B64BFAC" w14:textId="77777777" w:rsidTr="00985080">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532362C2" w14:textId="77777777" w:rsidR="00632AC4" w:rsidRPr="000E61E2" w:rsidRDefault="00632AC4">
            <w:pPr>
              <w:rPr>
                <w:lang w:val="en-US"/>
              </w:rPr>
            </w:pPr>
          </w:p>
        </w:tc>
        <w:tc>
          <w:tcPr>
            <w:tcW w:w="1980" w:type="dxa"/>
          </w:tcPr>
          <w:p w14:paraId="0F909B00"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OOB_GOAL_POS</w:t>
            </w:r>
          </w:p>
        </w:tc>
        <w:tc>
          <w:tcPr>
            <w:tcW w:w="567" w:type="dxa"/>
          </w:tcPr>
          <w:p w14:paraId="00BE7525" w14:textId="7273D9C8"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c>
          <w:tcPr>
            <w:tcW w:w="1701" w:type="dxa"/>
            <w:vMerge/>
          </w:tcPr>
          <w:p w14:paraId="3996FF68" w14:textId="50DE71BE"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tcPr>
          <w:p w14:paraId="70D0F94B" w14:textId="77777777" w:rsidR="00632AC4" w:rsidRPr="000E61E2" w:rsidRDefault="00632AC4" w:rsidP="00B076F3">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Goal Position is not located within DEM</w:t>
            </w:r>
          </w:p>
        </w:tc>
        <w:tc>
          <w:tcPr>
            <w:tcW w:w="1803" w:type="dxa"/>
            <w:vMerge/>
          </w:tcPr>
          <w:p w14:paraId="1BF89B26"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
        </w:tc>
      </w:tr>
      <w:tr w:rsidR="00632AC4" w:rsidRPr="000E61E2" w14:paraId="58DD3AE7" w14:textId="77777777" w:rsidTr="009850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5319EC2B" w14:textId="77777777" w:rsidR="00632AC4" w:rsidRPr="000E61E2" w:rsidRDefault="00632AC4">
            <w:pPr>
              <w:rPr>
                <w:lang w:val="en-US"/>
              </w:rPr>
            </w:pPr>
          </w:p>
        </w:tc>
        <w:tc>
          <w:tcPr>
            <w:tcW w:w="1980" w:type="dxa"/>
          </w:tcPr>
          <w:p w14:paraId="248620CA" w14:textId="77777777" w:rsidR="00632AC4" w:rsidRPr="000E61E2" w:rsidRDefault="00632AC4" w:rsidP="009554B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OBS_ROVER_POS</w:t>
            </w:r>
          </w:p>
        </w:tc>
        <w:tc>
          <w:tcPr>
            <w:tcW w:w="567" w:type="dxa"/>
          </w:tcPr>
          <w:p w14:paraId="25147358" w14:textId="221E0CC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Pr>
                <w:lang w:val="en-US"/>
              </w:rPr>
              <w:t>5</w:t>
            </w:r>
          </w:p>
        </w:tc>
        <w:tc>
          <w:tcPr>
            <w:tcW w:w="1701" w:type="dxa"/>
            <w:vMerge w:val="restart"/>
          </w:tcPr>
          <w:p w14:paraId="48A49FD4" w14:textId="25A0CE3B"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Position on obstacle area</w:t>
            </w:r>
          </w:p>
        </w:tc>
        <w:tc>
          <w:tcPr>
            <w:tcW w:w="2126" w:type="dxa"/>
          </w:tcPr>
          <w:p w14:paraId="6E945590"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For some reason, the rover is in forbidden area</w:t>
            </w:r>
          </w:p>
        </w:tc>
        <w:tc>
          <w:tcPr>
            <w:tcW w:w="1803" w:type="dxa"/>
          </w:tcPr>
          <w:p w14:paraId="4BA37571"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 the higher component level (RG/Harness).</w:t>
            </w:r>
          </w:p>
        </w:tc>
      </w:tr>
      <w:tr w:rsidR="00632AC4" w:rsidRPr="000E61E2" w14:paraId="10B9407E" w14:textId="77777777" w:rsidTr="00985080">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3A299B5E" w14:textId="77777777" w:rsidR="00632AC4" w:rsidRPr="000E61E2" w:rsidRDefault="00632AC4">
            <w:pPr>
              <w:rPr>
                <w:lang w:val="en-US"/>
              </w:rPr>
            </w:pPr>
          </w:p>
        </w:tc>
        <w:tc>
          <w:tcPr>
            <w:tcW w:w="1980" w:type="dxa"/>
          </w:tcPr>
          <w:p w14:paraId="693A2AC1"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OBS_GOAL_POS</w:t>
            </w:r>
          </w:p>
        </w:tc>
        <w:tc>
          <w:tcPr>
            <w:tcW w:w="567" w:type="dxa"/>
          </w:tcPr>
          <w:p w14:paraId="529AA611" w14:textId="375222C8"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Pr>
                <w:lang w:val="en-US"/>
              </w:rPr>
              <w:t>6</w:t>
            </w:r>
          </w:p>
        </w:tc>
        <w:tc>
          <w:tcPr>
            <w:tcW w:w="1701" w:type="dxa"/>
            <w:vMerge/>
          </w:tcPr>
          <w:p w14:paraId="7787247F" w14:textId="1C99C802"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tcPr>
          <w:p w14:paraId="16901C0B"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Goal located deep within obstacles</w:t>
            </w:r>
          </w:p>
        </w:tc>
        <w:tc>
          <w:tcPr>
            <w:tcW w:w="1803" w:type="dxa"/>
          </w:tcPr>
          <w:p w14:paraId="319087DF" w14:textId="77777777" w:rsidR="00632AC4" w:rsidRPr="000E61E2" w:rsidRDefault="00632AC4" w:rsidP="00681B1D">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Return control to the higher component level (RG/Harness). Goal shall be discarded.</w:t>
            </w:r>
          </w:p>
        </w:tc>
      </w:tr>
      <w:tr w:rsidR="00632AC4" w:rsidRPr="000E61E2" w14:paraId="15D76602" w14:textId="77777777" w:rsidTr="009850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2DEBEA61" w14:textId="77777777" w:rsidR="00632AC4" w:rsidRPr="000E61E2" w:rsidRDefault="00632AC4">
            <w:pPr>
              <w:rPr>
                <w:lang w:val="en-US"/>
              </w:rPr>
            </w:pPr>
          </w:p>
        </w:tc>
        <w:tc>
          <w:tcPr>
            <w:tcW w:w="1980" w:type="dxa"/>
          </w:tcPr>
          <w:p w14:paraId="4E8B6574"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UNREACH_GOAL</w:t>
            </w:r>
          </w:p>
        </w:tc>
        <w:tc>
          <w:tcPr>
            <w:tcW w:w="567" w:type="dxa"/>
          </w:tcPr>
          <w:p w14:paraId="1B6637C8" w14:textId="6B92E01D"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Pr>
                <w:lang w:val="en-US"/>
              </w:rPr>
              <w:t>7</w:t>
            </w:r>
          </w:p>
        </w:tc>
        <w:tc>
          <w:tcPr>
            <w:tcW w:w="3827" w:type="dxa"/>
            <w:gridSpan w:val="2"/>
          </w:tcPr>
          <w:p w14:paraId="54BFE14A" w14:textId="11E1B840"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 xml:space="preserve">After attempting to compute the rover path, goal is not </w:t>
            </w:r>
            <w:proofErr w:type="spellStart"/>
            <w:r w:rsidRPr="000E61E2">
              <w:rPr>
                <w:lang w:val="en-US"/>
              </w:rPr>
              <w:t>accesible</w:t>
            </w:r>
            <w:proofErr w:type="spellEnd"/>
          </w:p>
        </w:tc>
        <w:tc>
          <w:tcPr>
            <w:tcW w:w="1803" w:type="dxa"/>
            <w:vMerge w:val="restart"/>
          </w:tcPr>
          <w:p w14:paraId="6032BF07" w14:textId="77777777" w:rsidR="00632AC4" w:rsidRPr="000E61E2" w:rsidRDefault="00632AC4" w:rsidP="009F146A">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 xml:space="preserve">Return control to the higher </w:t>
            </w:r>
            <w:r w:rsidRPr="000E61E2">
              <w:rPr>
                <w:lang w:val="en-US"/>
              </w:rPr>
              <w:lastRenderedPageBreak/>
              <w:t xml:space="preserve">component level (RG/Harness). </w:t>
            </w:r>
            <w:proofErr w:type="gramStart"/>
            <w:r w:rsidRPr="000E61E2">
              <w:rPr>
                <w:lang w:val="en-US"/>
              </w:rPr>
              <w:t>it</w:t>
            </w:r>
            <w:proofErr w:type="gramEnd"/>
            <w:r w:rsidRPr="000E61E2">
              <w:rPr>
                <w:lang w:val="en-US"/>
              </w:rPr>
              <w:t xml:space="preserve"> shall be discarded.</w:t>
            </w:r>
          </w:p>
        </w:tc>
      </w:tr>
      <w:tr w:rsidR="00632AC4" w:rsidRPr="000E61E2" w14:paraId="7AC2B310" w14:textId="77777777" w:rsidTr="00985080">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037114E0" w14:textId="77777777" w:rsidR="00632AC4" w:rsidRPr="000E61E2" w:rsidRDefault="00632AC4">
            <w:pPr>
              <w:rPr>
                <w:lang w:val="en-US"/>
              </w:rPr>
            </w:pPr>
          </w:p>
        </w:tc>
        <w:tc>
          <w:tcPr>
            <w:tcW w:w="1980" w:type="dxa"/>
          </w:tcPr>
          <w:p w14:paraId="243A870E"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UNCERT_GOAL</w:t>
            </w:r>
          </w:p>
        </w:tc>
        <w:tc>
          <w:tcPr>
            <w:tcW w:w="567" w:type="dxa"/>
          </w:tcPr>
          <w:p w14:paraId="56B95E30" w14:textId="650D18DD"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Pr>
                <w:lang w:val="en-US"/>
              </w:rPr>
              <w:t>8</w:t>
            </w:r>
          </w:p>
        </w:tc>
        <w:tc>
          <w:tcPr>
            <w:tcW w:w="3827" w:type="dxa"/>
            <w:gridSpan w:val="2"/>
          </w:tcPr>
          <w:p w14:paraId="745BE7F8" w14:textId="3B76C6E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Target Pose is uncertain due to the sum of uncertainties (DEM and Target high errors)</w:t>
            </w:r>
          </w:p>
        </w:tc>
        <w:tc>
          <w:tcPr>
            <w:tcW w:w="1803" w:type="dxa"/>
            <w:vMerge/>
          </w:tcPr>
          <w:p w14:paraId="04DF04AA"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
        </w:tc>
      </w:tr>
      <w:tr w:rsidR="00632AC4" w:rsidRPr="000E61E2" w14:paraId="34387FD5" w14:textId="77777777" w:rsidTr="009850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val="restart"/>
          </w:tcPr>
          <w:p w14:paraId="768CCEF7" w14:textId="6B0ED03B" w:rsidR="00632AC4" w:rsidRPr="000E61E2" w:rsidRDefault="00632AC4" w:rsidP="00EC2345">
            <w:pPr>
              <w:rPr>
                <w:lang w:val="en-US"/>
              </w:rPr>
            </w:pPr>
            <w:r w:rsidRPr="000E61E2">
              <w:rPr>
                <w:lang w:val="en-US"/>
              </w:rPr>
              <w:t>EXECUTING_</w:t>
            </w:r>
          </w:p>
          <w:p w14:paraId="1EA397DA" w14:textId="77777777" w:rsidR="00632AC4" w:rsidRDefault="00632AC4" w:rsidP="00EC2345">
            <w:pPr>
              <w:rPr>
                <w:lang w:val="en-US"/>
              </w:rPr>
            </w:pPr>
            <w:r w:rsidRPr="000E61E2">
              <w:rPr>
                <w:lang w:val="en-US"/>
              </w:rPr>
              <w:t>MOTION_</w:t>
            </w:r>
          </w:p>
          <w:p w14:paraId="20FED3C4" w14:textId="050543CA" w:rsidR="00632AC4" w:rsidRPr="000E61E2" w:rsidRDefault="00632AC4" w:rsidP="00EC2345">
            <w:pPr>
              <w:rPr>
                <w:lang w:val="en-US"/>
              </w:rPr>
            </w:pPr>
            <w:r w:rsidRPr="000E61E2">
              <w:rPr>
                <w:lang w:val="en-US"/>
              </w:rPr>
              <w:t>PLAN / EXECUTING_</w:t>
            </w:r>
          </w:p>
          <w:p w14:paraId="36065BB3" w14:textId="77777777" w:rsidR="00632AC4" w:rsidRDefault="00632AC4" w:rsidP="00EC2345">
            <w:pPr>
              <w:rPr>
                <w:lang w:val="en-US"/>
              </w:rPr>
            </w:pPr>
            <w:r w:rsidRPr="000E61E2">
              <w:rPr>
                <w:lang w:val="en-US"/>
              </w:rPr>
              <w:t>SAMPLE_</w:t>
            </w:r>
          </w:p>
          <w:p w14:paraId="4B522D67" w14:textId="2CF8A829" w:rsidR="00632AC4" w:rsidRPr="000E61E2" w:rsidRDefault="00632AC4" w:rsidP="00EC2345">
            <w:pPr>
              <w:rPr>
                <w:lang w:val="en-US"/>
              </w:rPr>
            </w:pPr>
            <w:r w:rsidRPr="000E61E2">
              <w:rPr>
                <w:lang w:val="en-US"/>
              </w:rPr>
              <w:t>HANDLING</w:t>
            </w:r>
          </w:p>
        </w:tc>
        <w:tc>
          <w:tcPr>
            <w:tcW w:w="1980" w:type="dxa"/>
          </w:tcPr>
          <w:p w14:paraId="2AA4AB7A" w14:textId="2FB187DB" w:rsidR="00632AC4" w:rsidRPr="000E61E2" w:rsidRDefault="00632AC4" w:rsidP="00EC234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NON_RESP_ARM</w:t>
            </w:r>
          </w:p>
        </w:tc>
        <w:tc>
          <w:tcPr>
            <w:tcW w:w="567" w:type="dxa"/>
          </w:tcPr>
          <w:p w14:paraId="017BE53E" w14:textId="427FB7B1" w:rsidR="00632AC4" w:rsidRPr="000E61E2" w:rsidRDefault="00632AC4" w:rsidP="00EC2345">
            <w:pPr>
              <w:cnfStyle w:val="000000100000" w:firstRow="0" w:lastRow="0" w:firstColumn="0" w:lastColumn="0" w:oddVBand="0" w:evenVBand="0" w:oddHBand="1" w:evenHBand="0" w:firstRowFirstColumn="0" w:firstRowLastColumn="0" w:lastRowFirstColumn="0" w:lastRowLastColumn="0"/>
              <w:rPr>
                <w:lang w:val="en-US"/>
              </w:rPr>
            </w:pPr>
            <w:r>
              <w:rPr>
                <w:lang w:val="en-US"/>
              </w:rPr>
              <w:t>9</w:t>
            </w:r>
          </w:p>
        </w:tc>
        <w:tc>
          <w:tcPr>
            <w:tcW w:w="3827" w:type="dxa"/>
            <w:gridSpan w:val="2"/>
          </w:tcPr>
          <w:p w14:paraId="0A531FBF" w14:textId="205F4236" w:rsidR="00632AC4" w:rsidRPr="000E61E2" w:rsidRDefault="00632AC4" w:rsidP="00EC234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Arm does not respond.</w:t>
            </w:r>
          </w:p>
        </w:tc>
        <w:tc>
          <w:tcPr>
            <w:tcW w:w="1803" w:type="dxa"/>
          </w:tcPr>
          <w:p w14:paraId="31F58D3F" w14:textId="5D22CFC4" w:rsidR="00632AC4" w:rsidRPr="000E61E2" w:rsidRDefault="00632AC4" w:rsidP="00EC234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 the higher component level (RG/Harness).</w:t>
            </w:r>
          </w:p>
        </w:tc>
      </w:tr>
      <w:tr w:rsidR="00632AC4" w:rsidRPr="000E61E2" w14:paraId="0D1948D5" w14:textId="77777777" w:rsidTr="00985080">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47203EFE" w14:textId="77777777" w:rsidR="00632AC4" w:rsidRPr="000E61E2" w:rsidRDefault="00632AC4" w:rsidP="00EC2345">
            <w:pPr>
              <w:rPr>
                <w:lang w:val="en-US"/>
              </w:rPr>
            </w:pPr>
          </w:p>
        </w:tc>
        <w:tc>
          <w:tcPr>
            <w:tcW w:w="1980" w:type="dxa"/>
          </w:tcPr>
          <w:p w14:paraId="3B1D71D6" w14:textId="36E021B1" w:rsidR="00632AC4" w:rsidRPr="000E61E2" w:rsidRDefault="00632AC4" w:rsidP="00EC2345">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COLLIDING_ARM</w:t>
            </w:r>
          </w:p>
        </w:tc>
        <w:tc>
          <w:tcPr>
            <w:tcW w:w="567" w:type="dxa"/>
          </w:tcPr>
          <w:p w14:paraId="316C77D1" w14:textId="38B6E03C" w:rsidR="00632AC4" w:rsidRPr="000E61E2" w:rsidRDefault="00632AC4" w:rsidP="00EC2345">
            <w:pPr>
              <w:cnfStyle w:val="000000000000" w:firstRow="0" w:lastRow="0" w:firstColumn="0" w:lastColumn="0" w:oddVBand="0" w:evenVBand="0" w:oddHBand="0" w:evenHBand="0" w:firstRowFirstColumn="0" w:firstRowLastColumn="0" w:lastRowFirstColumn="0" w:lastRowLastColumn="0"/>
              <w:rPr>
                <w:lang w:val="en-US"/>
              </w:rPr>
            </w:pPr>
            <w:r>
              <w:rPr>
                <w:lang w:val="en-US"/>
              </w:rPr>
              <w:t>10</w:t>
            </w:r>
          </w:p>
        </w:tc>
        <w:tc>
          <w:tcPr>
            <w:tcW w:w="3827" w:type="dxa"/>
            <w:gridSpan w:val="2"/>
          </w:tcPr>
          <w:p w14:paraId="73A4F73B" w14:textId="091623EA" w:rsidR="00632AC4" w:rsidRPr="000E61E2" w:rsidRDefault="00632AC4" w:rsidP="00EC2345">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Torque sensors detect the arm is colliding with something</w:t>
            </w:r>
          </w:p>
        </w:tc>
        <w:tc>
          <w:tcPr>
            <w:tcW w:w="1803" w:type="dxa"/>
          </w:tcPr>
          <w:p w14:paraId="1AAD8022" w14:textId="6515331D" w:rsidR="00632AC4" w:rsidRPr="000E61E2" w:rsidRDefault="00632AC4" w:rsidP="00EC2345">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Withdraw the arm, then return control to the higher component level (RG/harness).</w:t>
            </w:r>
          </w:p>
        </w:tc>
      </w:tr>
      <w:tr w:rsidR="00632AC4" w:rsidRPr="000E61E2" w14:paraId="4D4C2BDE" w14:textId="77777777" w:rsidTr="00985080">
        <w:trPr>
          <w:cnfStyle w:val="000000100000" w:firstRow="0" w:lastRow="0" w:firstColumn="0" w:lastColumn="0" w:oddVBand="0" w:evenVBand="0" w:oddHBand="1" w:evenHBand="0" w:firstRowFirstColumn="0" w:firstRowLastColumn="0" w:lastRowFirstColumn="0" w:lastRowLastColumn="0"/>
          <w:trHeight w:val="1074"/>
          <w:jc w:val="center"/>
        </w:trPr>
        <w:tc>
          <w:tcPr>
            <w:cnfStyle w:val="001000000000" w:firstRow="0" w:lastRow="0" w:firstColumn="1" w:lastColumn="0" w:oddVBand="0" w:evenVBand="0" w:oddHBand="0" w:evenHBand="0" w:firstRowFirstColumn="0" w:firstRowLastColumn="0" w:lastRowFirstColumn="0" w:lastRowLastColumn="0"/>
            <w:tcW w:w="1559" w:type="dxa"/>
            <w:vMerge w:val="restart"/>
          </w:tcPr>
          <w:p w14:paraId="1A5C6DB1" w14:textId="77777777" w:rsidR="00632AC4" w:rsidRPr="000E61E2" w:rsidRDefault="00632AC4">
            <w:pPr>
              <w:rPr>
                <w:lang w:val="en-US"/>
              </w:rPr>
            </w:pPr>
            <w:r w:rsidRPr="000E61E2">
              <w:rPr>
                <w:lang w:val="en-US"/>
              </w:rPr>
              <w:t>EXECUTING_</w:t>
            </w:r>
          </w:p>
          <w:p w14:paraId="5A580755" w14:textId="77777777" w:rsidR="00632AC4" w:rsidRDefault="00632AC4" w:rsidP="00394688">
            <w:pPr>
              <w:rPr>
                <w:lang w:val="en-US"/>
              </w:rPr>
            </w:pPr>
            <w:r w:rsidRPr="000E61E2">
              <w:rPr>
                <w:lang w:val="en-US"/>
              </w:rPr>
              <w:t>MOTION_</w:t>
            </w:r>
          </w:p>
          <w:p w14:paraId="66E8E2F5" w14:textId="7E1E2AEE" w:rsidR="00632AC4" w:rsidRPr="000E61E2" w:rsidRDefault="00632AC4" w:rsidP="00394688">
            <w:pPr>
              <w:rPr>
                <w:lang w:val="en-US"/>
              </w:rPr>
            </w:pPr>
            <w:r w:rsidRPr="000E61E2">
              <w:rPr>
                <w:lang w:val="en-US"/>
              </w:rPr>
              <w:t>PLAN</w:t>
            </w:r>
          </w:p>
        </w:tc>
        <w:tc>
          <w:tcPr>
            <w:tcW w:w="1980" w:type="dxa"/>
          </w:tcPr>
          <w:p w14:paraId="0F57D209" w14:textId="77777777" w:rsidR="00632AC4" w:rsidRPr="000E61E2" w:rsidRDefault="00632AC4" w:rsidP="00151FE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NON_RESP_ROVER</w:t>
            </w:r>
          </w:p>
        </w:tc>
        <w:tc>
          <w:tcPr>
            <w:tcW w:w="567" w:type="dxa"/>
          </w:tcPr>
          <w:p w14:paraId="2EEF04BE" w14:textId="5AC53CF4" w:rsidR="00632AC4" w:rsidRPr="000E61E2" w:rsidRDefault="00632AC4" w:rsidP="00151FE6">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c>
          <w:tcPr>
            <w:tcW w:w="3827" w:type="dxa"/>
            <w:gridSpan w:val="2"/>
          </w:tcPr>
          <w:p w14:paraId="37214E81" w14:textId="293D478F" w:rsidR="00632AC4" w:rsidRPr="000E61E2" w:rsidRDefault="00632AC4" w:rsidP="00151FE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Rover does not respond.</w:t>
            </w:r>
          </w:p>
        </w:tc>
        <w:tc>
          <w:tcPr>
            <w:tcW w:w="1803" w:type="dxa"/>
          </w:tcPr>
          <w:p w14:paraId="13CD7D4A" w14:textId="06D3DC31" w:rsidR="00632AC4" w:rsidRPr="000E61E2" w:rsidRDefault="00632AC4" w:rsidP="00151FE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 the higher component level (RG/Harness).</w:t>
            </w:r>
          </w:p>
        </w:tc>
      </w:tr>
      <w:tr w:rsidR="00632AC4" w:rsidRPr="000E61E2" w14:paraId="234597E2" w14:textId="77777777" w:rsidTr="00985080">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0FFC0CFE" w14:textId="77777777" w:rsidR="00632AC4" w:rsidRPr="000E61E2" w:rsidRDefault="00632AC4">
            <w:pPr>
              <w:rPr>
                <w:lang w:val="en-US"/>
              </w:rPr>
            </w:pPr>
          </w:p>
        </w:tc>
        <w:tc>
          <w:tcPr>
            <w:tcW w:w="1980" w:type="dxa"/>
          </w:tcPr>
          <w:p w14:paraId="538B1303"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EXCESSIVE_DRIFT</w:t>
            </w:r>
          </w:p>
        </w:tc>
        <w:tc>
          <w:tcPr>
            <w:tcW w:w="567" w:type="dxa"/>
          </w:tcPr>
          <w:p w14:paraId="628CE0F9" w14:textId="2FD79A0C" w:rsidR="00632AC4" w:rsidRPr="000E61E2" w:rsidRDefault="007F2E63">
            <w:pPr>
              <w:cnfStyle w:val="000000000000" w:firstRow="0" w:lastRow="0" w:firstColumn="0" w:lastColumn="0" w:oddVBand="0" w:evenVBand="0" w:oddHBand="0" w:evenHBand="0" w:firstRowFirstColumn="0" w:firstRowLastColumn="0" w:lastRowFirstColumn="0" w:lastRowLastColumn="0"/>
              <w:rPr>
                <w:lang w:val="en-US"/>
              </w:rPr>
            </w:pPr>
            <w:r>
              <w:rPr>
                <w:lang w:val="en-US"/>
              </w:rPr>
              <w:t>12</w:t>
            </w:r>
          </w:p>
        </w:tc>
        <w:tc>
          <w:tcPr>
            <w:tcW w:w="3827" w:type="dxa"/>
            <w:gridSpan w:val="2"/>
          </w:tcPr>
          <w:p w14:paraId="19653069" w14:textId="2295A94E"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The rover is too far from the planned path</w:t>
            </w:r>
          </w:p>
        </w:tc>
        <w:tc>
          <w:tcPr>
            <w:tcW w:w="1803" w:type="dxa"/>
          </w:tcPr>
          <w:p w14:paraId="59FEE936"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0E61E2">
              <w:rPr>
                <w:lang w:val="en-US"/>
              </w:rPr>
              <w:t>Recompute</w:t>
            </w:r>
            <w:proofErr w:type="spellEnd"/>
            <w:r w:rsidRPr="000E61E2">
              <w:rPr>
                <w:lang w:val="en-US"/>
              </w:rPr>
              <w:t xml:space="preserve"> the motion plan.</w:t>
            </w:r>
          </w:p>
        </w:tc>
      </w:tr>
      <w:tr w:rsidR="00632AC4" w:rsidRPr="000E61E2" w14:paraId="0918BA4B" w14:textId="77777777" w:rsidTr="009850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41BD758B" w14:textId="77777777" w:rsidR="00632AC4" w:rsidRPr="000E61E2" w:rsidRDefault="00632AC4">
            <w:pPr>
              <w:rPr>
                <w:lang w:val="en-US"/>
              </w:rPr>
            </w:pPr>
          </w:p>
        </w:tc>
        <w:tc>
          <w:tcPr>
            <w:tcW w:w="1980" w:type="dxa"/>
          </w:tcPr>
          <w:p w14:paraId="1C532A2B"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UNCERT_HEADING</w:t>
            </w:r>
          </w:p>
        </w:tc>
        <w:tc>
          <w:tcPr>
            <w:tcW w:w="567" w:type="dxa"/>
          </w:tcPr>
          <w:p w14:paraId="75842DF6" w14:textId="7BE4F11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Pr>
                <w:lang w:val="en-US"/>
              </w:rPr>
              <w:t>13</w:t>
            </w:r>
          </w:p>
        </w:tc>
        <w:tc>
          <w:tcPr>
            <w:tcW w:w="3827" w:type="dxa"/>
            <w:gridSpan w:val="2"/>
          </w:tcPr>
          <w:p w14:paraId="3D8570D7" w14:textId="519FAB8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Too much uncertainty due to accumulated heading error</w:t>
            </w:r>
          </w:p>
        </w:tc>
        <w:tc>
          <w:tcPr>
            <w:tcW w:w="1803" w:type="dxa"/>
          </w:tcPr>
          <w:p w14:paraId="4346AAF1" w14:textId="3CCDE499" w:rsidR="00632AC4" w:rsidRPr="000E61E2" w:rsidRDefault="00632AC4" w:rsidP="006D4A1F">
            <w:pPr>
              <w:cnfStyle w:val="000000100000" w:firstRow="0" w:lastRow="0" w:firstColumn="0" w:lastColumn="0" w:oddVBand="0" w:evenVBand="0" w:oddHBand="1" w:evenHBand="0" w:firstRowFirstColumn="0" w:firstRowLastColumn="0" w:lastRowFirstColumn="0" w:lastRowLastColumn="0"/>
              <w:rPr>
                <w:lang w:val="en-US"/>
              </w:rPr>
            </w:pPr>
            <w:r w:rsidRPr="000E61E2">
              <w:rPr>
                <w:color w:val="FF0000"/>
                <w:lang w:val="en-US"/>
              </w:rPr>
              <w:t>TBD: We have to discuss with other partners.</w:t>
            </w:r>
          </w:p>
        </w:tc>
      </w:tr>
    </w:tbl>
    <w:p w14:paraId="632FC393" w14:textId="77777777" w:rsidR="00C3016D" w:rsidRDefault="00C3016D"/>
    <w:sectPr w:rsidR="00C3016D" w:rsidSect="007470AB">
      <w:headerReference w:type="even" r:id="rId16"/>
      <w:headerReference w:type="default" r:id="rId17"/>
      <w:footerReference w:type="default" r:id="rId18"/>
      <w:headerReference w:type="first" r:id="rId19"/>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2E4A19" w14:textId="77777777" w:rsidR="00B35271" w:rsidRDefault="00B35271">
      <w:r>
        <w:separator/>
      </w:r>
    </w:p>
  </w:endnote>
  <w:endnote w:type="continuationSeparator" w:id="0">
    <w:p w14:paraId="2B702B7B" w14:textId="77777777" w:rsidR="00B35271" w:rsidRDefault="00B352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EB1AE" w14:textId="4754B98F" w:rsidR="00EA1D34" w:rsidRPr="003C2E10" w:rsidRDefault="00FC385B" w:rsidP="001021FA">
    <w:pPr>
      <w:jc w:val="center"/>
      <w:rPr>
        <w:lang w:val="en-US"/>
      </w:rPr>
    </w:pPr>
    <w:r>
      <w:rPr>
        <w:lang w:val="en-US"/>
      </w:rPr>
      <w:t xml:space="preserve">Page </w:t>
    </w:r>
    <w:r>
      <w:rPr>
        <w:lang w:val="en-US"/>
      </w:rPr>
      <w:fldChar w:fldCharType="begin"/>
    </w:r>
    <w:r>
      <w:rPr>
        <w:lang w:val="en-US"/>
      </w:rPr>
      <w:instrText xml:space="preserve"> PAGE   \* MERGEFORMAT </w:instrText>
    </w:r>
    <w:r>
      <w:rPr>
        <w:lang w:val="en-US"/>
      </w:rPr>
      <w:fldChar w:fldCharType="separate"/>
    </w:r>
    <w:r w:rsidR="00D855BE">
      <w:rPr>
        <w:noProof/>
        <w:lang w:val="en-US"/>
      </w:rPr>
      <w:t>10</w:t>
    </w:r>
    <w:r>
      <w:rPr>
        <w:lang w:val="en-US"/>
      </w:rPr>
      <w:fldChar w:fldCharType="end"/>
    </w:r>
    <w:r>
      <w:rPr>
        <w:lang w:val="en-US"/>
      </w:rPr>
      <w:t xml:space="preserve"> of </w:t>
    </w:r>
    <w:r>
      <w:rPr>
        <w:lang w:val="en-US"/>
      </w:rPr>
      <w:fldChar w:fldCharType="begin"/>
    </w:r>
    <w:r>
      <w:rPr>
        <w:lang w:val="en-US"/>
      </w:rPr>
      <w:instrText xml:space="preserve"> NUMPAGES   \* MERGEFORMAT </w:instrText>
    </w:r>
    <w:r>
      <w:rPr>
        <w:lang w:val="en-US"/>
      </w:rPr>
      <w:fldChar w:fldCharType="separate"/>
    </w:r>
    <w:r w:rsidR="00D855BE">
      <w:rPr>
        <w:noProof/>
        <w:lang w:val="en-US"/>
      </w:rPr>
      <w:t>10</w:t>
    </w:r>
    <w:r>
      <w:rPr>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A74AFC" w14:textId="77777777" w:rsidR="00B35271" w:rsidRDefault="00B35271">
      <w:r>
        <w:separator/>
      </w:r>
    </w:p>
  </w:footnote>
  <w:footnote w:type="continuationSeparator" w:id="0">
    <w:p w14:paraId="2D151020" w14:textId="77777777" w:rsidR="00B35271" w:rsidRDefault="00B3527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61591" w14:textId="77777777" w:rsidR="00EA1D34" w:rsidRDefault="00B35271">
    <w:pPr>
      <w:pStyle w:val="Encabezado"/>
    </w:pPr>
    <w:r>
      <w:rPr>
        <w:noProof/>
      </w:rPr>
      <w:pict w14:anchorId="525C469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0657829" o:spid="_x0000_s2050" type="#_x0000_t136" style="position:absolute;margin-left:0;margin-top:0;width:429.4pt;height:257.6pt;rotation:315;z-index:-251656192;mso-position-horizontal:center;mso-position-horizontal-relative:margin;mso-position-vertical:center;mso-position-vertical-relative:margin" o:allowincell="f" fillcolor="#cfcdcd [2894]"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461098" w14:textId="77777777" w:rsidR="00EA1D34" w:rsidRDefault="00B35271">
    <w:pPr>
      <w:pStyle w:val="Encabezado"/>
    </w:pPr>
    <w:r>
      <w:rPr>
        <w:noProof/>
      </w:rPr>
      <w:pict w14:anchorId="390BEE5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0657830" o:spid="_x0000_s2051" type="#_x0000_t136" style="position:absolute;margin-left:0;margin-top:0;width:429.4pt;height:257.6pt;rotation:315;z-index:-251655168;mso-position-horizontal:center;mso-position-horizontal-relative:margin;mso-position-vertical:center;mso-position-vertical-relative:margin" o:allowincell="f" fillcolor="#cfcdcd [2894]" stroked="f">
          <v:fill opacity=".5"/>
          <v:textpath style="font-family:&quot;Calibri&quot;;font-size:1pt" string="DRAFT"/>
          <w10:wrap anchorx="margin" anchory="margin"/>
        </v:shape>
      </w:pict>
    </w:r>
  </w:p>
  <w:tbl>
    <w:tblPr>
      <w:tblStyle w:val="Tablaconcuadrcula"/>
      <w:tblW w:w="0" w:type="auto"/>
      <w:tblLayout w:type="fixed"/>
      <w:tblLook w:val="04A0" w:firstRow="1" w:lastRow="0" w:firstColumn="1" w:lastColumn="0" w:noHBand="0" w:noVBand="1"/>
    </w:tblPr>
    <w:tblGrid>
      <w:gridCol w:w="2235"/>
      <w:gridCol w:w="5386"/>
      <w:gridCol w:w="2341"/>
    </w:tblGrid>
    <w:tr w:rsidR="00EA1D34" w:rsidRPr="00070840" w14:paraId="4DE9820A" w14:textId="77777777" w:rsidTr="001D3F3E">
      <w:trPr>
        <w:trHeight w:val="1000"/>
      </w:trPr>
      <w:tc>
        <w:tcPr>
          <w:tcW w:w="2235" w:type="dxa"/>
        </w:tcPr>
        <w:p w14:paraId="4BF7740E" w14:textId="77777777" w:rsidR="00EA1D34" w:rsidRDefault="00FC385B" w:rsidP="001D3F3E">
          <w:r>
            <w:rPr>
              <w:noProof/>
              <w:lang w:val="en-US" w:eastAsia="en-US"/>
            </w:rPr>
            <w:drawing>
              <wp:inline distT="0" distB="0" distL="0" distR="0" wp14:anchorId="19C4166B" wp14:editId="129CB5EE">
                <wp:extent cx="1371600" cy="6159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E-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71600" cy="615950"/>
                        </a:xfrm>
                        <a:prstGeom prst="rect">
                          <a:avLst/>
                        </a:prstGeom>
                      </pic:spPr>
                    </pic:pic>
                  </a:graphicData>
                </a:graphic>
              </wp:inline>
            </w:drawing>
          </w:r>
        </w:p>
      </w:tc>
      <w:tc>
        <w:tcPr>
          <w:tcW w:w="5386" w:type="dxa"/>
        </w:tcPr>
        <w:p w14:paraId="6F2C18F2" w14:textId="77777777" w:rsidR="00EA1D34" w:rsidRDefault="00FC385B" w:rsidP="00104E57">
          <w:pPr>
            <w:jc w:val="center"/>
            <w:rPr>
              <w:b/>
              <w:bCs/>
              <w:color w:val="1F497D"/>
              <w:u w:val="single"/>
              <w:lang w:val="en-US"/>
            </w:rPr>
          </w:pPr>
          <w:r>
            <w:rPr>
              <w:b/>
              <w:bCs/>
              <w:color w:val="1F497D"/>
              <w:u w:val="single"/>
              <w:lang w:val="en-US"/>
            </w:rPr>
            <w:t>ADE-Autonomous Decision Making</w:t>
          </w:r>
        </w:p>
        <w:p w14:paraId="09C5F048" w14:textId="77777777" w:rsidR="00EA1D34" w:rsidRDefault="00FC385B" w:rsidP="00104E57">
          <w:pPr>
            <w:jc w:val="center"/>
            <w:rPr>
              <w:bCs/>
              <w:i/>
              <w:color w:val="1F497D"/>
              <w:lang w:val="en-US"/>
            </w:rPr>
          </w:pPr>
          <w:r>
            <w:rPr>
              <w:bCs/>
              <w:i/>
              <w:color w:val="1F497D"/>
              <w:lang w:val="en-US"/>
            </w:rPr>
            <w:t>Mobile Manipulation Appr</w:t>
          </w:r>
          <w:r w:rsidR="004B0230">
            <w:rPr>
              <w:bCs/>
              <w:i/>
              <w:color w:val="1F497D"/>
              <w:lang w:val="en-US"/>
            </w:rPr>
            <w:t>o</w:t>
          </w:r>
          <w:r>
            <w:rPr>
              <w:bCs/>
              <w:i/>
              <w:color w:val="1F497D"/>
              <w:lang w:val="en-US"/>
            </w:rPr>
            <w:t>ach</w:t>
          </w:r>
        </w:p>
        <w:p w14:paraId="099FB115" w14:textId="77777777" w:rsidR="00EA1D34" w:rsidRPr="001D3F3E" w:rsidRDefault="00FC385B" w:rsidP="00104E57">
          <w:pPr>
            <w:jc w:val="center"/>
            <w:rPr>
              <w:b/>
              <w:bCs/>
              <w:color w:val="1F497D"/>
              <w:sz w:val="28"/>
              <w:szCs w:val="28"/>
              <w:lang w:val="en-US"/>
            </w:rPr>
          </w:pPr>
          <w:r>
            <w:rPr>
              <w:b/>
              <w:bCs/>
              <w:color w:val="1F497D"/>
              <w:sz w:val="28"/>
              <w:szCs w:val="28"/>
              <w:lang w:val="en-US"/>
            </w:rPr>
            <w:t>University of Malaga</w:t>
          </w:r>
        </w:p>
      </w:tc>
      <w:tc>
        <w:tcPr>
          <w:tcW w:w="2341" w:type="dxa"/>
        </w:tcPr>
        <w:p w14:paraId="4E592B93" w14:textId="77777777" w:rsidR="00EA1D34" w:rsidRPr="007470AB" w:rsidRDefault="00FC385B" w:rsidP="00D32365">
          <w:pPr>
            <w:jc w:val="center"/>
            <w:rPr>
              <w:lang w:val="en-US"/>
            </w:rPr>
          </w:pPr>
          <w:r>
            <w:rPr>
              <w:noProof/>
              <w:lang w:val="en-US" w:eastAsia="en-US"/>
            </w:rPr>
            <w:drawing>
              <wp:inline distT="0" distB="0" distL="0" distR="0" wp14:anchorId="20FC21A3" wp14:editId="03A32A35">
                <wp:extent cx="1260676" cy="561340"/>
                <wp:effectExtent l="0" t="0" r="0" b="0"/>
                <wp:docPr id="15" name="Imagen 15" descr="Universidad de Mála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iversidad de Málaga"/>
                        <pic:cNvPicPr>
                          <a:picLocks noChangeAspect="1" noChangeArrowheads="1"/>
                        </pic:cNvPicPr>
                      </pic:nvPicPr>
                      <pic:blipFill rotWithShape="1">
                        <a:blip r:embed="rId2">
                          <a:extLst>
                            <a:ext uri="{28A0092B-C50C-407E-A947-70E740481C1C}">
                              <a14:useLocalDpi xmlns:a14="http://schemas.microsoft.com/office/drawing/2010/main" val="0"/>
                            </a:ext>
                          </a:extLst>
                        </a:blip>
                        <a:srcRect t="-12443" r="49201" b="-9963"/>
                        <a:stretch/>
                      </pic:blipFill>
                      <pic:spPr bwMode="auto">
                        <a:xfrm>
                          <a:off x="0" y="0"/>
                          <a:ext cx="1406052" cy="62607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22E9918" w14:textId="77777777" w:rsidR="00EA1D34" w:rsidRPr="00070840" w:rsidRDefault="00B35271">
    <w:pPr>
      <w:pStyle w:val="Encabezado"/>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F7C29" w14:textId="77777777" w:rsidR="00EA1D34" w:rsidRDefault="00B35271">
    <w:pPr>
      <w:pStyle w:val="Encabezado"/>
    </w:pPr>
    <w:r>
      <w:rPr>
        <w:noProof/>
      </w:rPr>
      <w:pict w14:anchorId="2596EB6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0657828" o:spid="_x0000_s2049" type="#_x0000_t136" style="position:absolute;margin-left:0;margin-top:0;width:429.4pt;height:257.6pt;rotation:315;z-index:-251658240;mso-position-horizontal:center;mso-position-horizontal-relative:margin;mso-position-vertical:center;mso-position-vertical-relative:margin" o:allowincell="f" fillcolor="#cfcdcd [2894]"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E730B5"/>
    <w:multiLevelType w:val="multilevel"/>
    <w:tmpl w:val="0C07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40552C48"/>
    <w:multiLevelType w:val="hybridMultilevel"/>
    <w:tmpl w:val="1C78B288"/>
    <w:lvl w:ilvl="0" w:tplc="1868B1EC">
      <w:start w:val="2"/>
      <w:numFmt w:val="bullet"/>
      <w:lvlText w:val="-"/>
      <w:lvlJc w:val="left"/>
      <w:pPr>
        <w:ind w:left="405" w:hanging="360"/>
      </w:pPr>
      <w:rPr>
        <w:rFonts w:ascii="Calibri" w:eastAsiaTheme="minorHAnsi"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2" w15:restartNumberingAfterBreak="0">
    <w:nsid w:val="54AD3CC1"/>
    <w:multiLevelType w:val="hybridMultilevel"/>
    <w:tmpl w:val="09FEA606"/>
    <w:lvl w:ilvl="0" w:tplc="BA68BBD0">
      <w:numFmt w:val="bullet"/>
      <w:lvlText w:val="-"/>
      <w:lvlJc w:val="left"/>
      <w:pPr>
        <w:ind w:left="405"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A5192D"/>
    <w:multiLevelType w:val="hybridMultilevel"/>
    <w:tmpl w:val="92F68EFC"/>
    <w:lvl w:ilvl="0" w:tplc="BA68BBD0">
      <w:numFmt w:val="bullet"/>
      <w:lvlText w:val="-"/>
      <w:lvlJc w:val="left"/>
      <w:pPr>
        <w:ind w:left="405" w:hanging="360"/>
      </w:pPr>
      <w:rPr>
        <w:rFonts w:ascii="Calibri" w:eastAsiaTheme="minorHAnsi" w:hAnsi="Calibri"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ootestelescopes@outlook.es">
    <w15:presenceInfo w15:providerId="Windows Live" w15:userId="5af1143f803663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483"/>
    <w:rsid w:val="00054357"/>
    <w:rsid w:val="000A5501"/>
    <w:rsid w:val="000D1538"/>
    <w:rsid w:val="000E61E2"/>
    <w:rsid w:val="001233B5"/>
    <w:rsid w:val="0013329A"/>
    <w:rsid w:val="00137ECB"/>
    <w:rsid w:val="00151FE6"/>
    <w:rsid w:val="001740DE"/>
    <w:rsid w:val="00176A73"/>
    <w:rsid w:val="00256B26"/>
    <w:rsid w:val="002F0518"/>
    <w:rsid w:val="00304F69"/>
    <w:rsid w:val="003620CA"/>
    <w:rsid w:val="003A0003"/>
    <w:rsid w:val="003F169B"/>
    <w:rsid w:val="0041092B"/>
    <w:rsid w:val="004242F6"/>
    <w:rsid w:val="00437483"/>
    <w:rsid w:val="004B0230"/>
    <w:rsid w:val="004B6A87"/>
    <w:rsid w:val="004D3221"/>
    <w:rsid w:val="004E4349"/>
    <w:rsid w:val="00510A28"/>
    <w:rsid w:val="005173CA"/>
    <w:rsid w:val="00536704"/>
    <w:rsid w:val="00537A32"/>
    <w:rsid w:val="00570E79"/>
    <w:rsid w:val="005D44C0"/>
    <w:rsid w:val="005E0F34"/>
    <w:rsid w:val="006047AF"/>
    <w:rsid w:val="006061B9"/>
    <w:rsid w:val="00607D04"/>
    <w:rsid w:val="00615788"/>
    <w:rsid w:val="0062407E"/>
    <w:rsid w:val="00624EAC"/>
    <w:rsid w:val="00632AC4"/>
    <w:rsid w:val="00651260"/>
    <w:rsid w:val="006570FF"/>
    <w:rsid w:val="00661568"/>
    <w:rsid w:val="00667614"/>
    <w:rsid w:val="00667808"/>
    <w:rsid w:val="00681B1D"/>
    <w:rsid w:val="00694B94"/>
    <w:rsid w:val="006D3A43"/>
    <w:rsid w:val="006D4A1F"/>
    <w:rsid w:val="006D4A5C"/>
    <w:rsid w:val="006E1A44"/>
    <w:rsid w:val="006E3531"/>
    <w:rsid w:val="00722748"/>
    <w:rsid w:val="00762C50"/>
    <w:rsid w:val="007F29EA"/>
    <w:rsid w:val="007F2E63"/>
    <w:rsid w:val="008B7964"/>
    <w:rsid w:val="008C41D2"/>
    <w:rsid w:val="009468E4"/>
    <w:rsid w:val="009554B5"/>
    <w:rsid w:val="0097271B"/>
    <w:rsid w:val="00985080"/>
    <w:rsid w:val="009B15FA"/>
    <w:rsid w:val="009F750A"/>
    <w:rsid w:val="00A1013F"/>
    <w:rsid w:val="00A10398"/>
    <w:rsid w:val="00AC3366"/>
    <w:rsid w:val="00B076F3"/>
    <w:rsid w:val="00B35271"/>
    <w:rsid w:val="00B41377"/>
    <w:rsid w:val="00B41F1C"/>
    <w:rsid w:val="00B727F3"/>
    <w:rsid w:val="00B759D6"/>
    <w:rsid w:val="00BB206C"/>
    <w:rsid w:val="00C20184"/>
    <w:rsid w:val="00C3016D"/>
    <w:rsid w:val="00C46312"/>
    <w:rsid w:val="00C504E2"/>
    <w:rsid w:val="00C92C7E"/>
    <w:rsid w:val="00CC0EEE"/>
    <w:rsid w:val="00CC6D81"/>
    <w:rsid w:val="00CF4A21"/>
    <w:rsid w:val="00D25A61"/>
    <w:rsid w:val="00D53F34"/>
    <w:rsid w:val="00D855BE"/>
    <w:rsid w:val="00D9690B"/>
    <w:rsid w:val="00DD3AA6"/>
    <w:rsid w:val="00DE03DB"/>
    <w:rsid w:val="00DE4B7A"/>
    <w:rsid w:val="00E82677"/>
    <w:rsid w:val="00EA08C1"/>
    <w:rsid w:val="00EB5EC2"/>
    <w:rsid w:val="00EC2345"/>
    <w:rsid w:val="00EE6E14"/>
    <w:rsid w:val="00F20BF6"/>
    <w:rsid w:val="00F35F3F"/>
    <w:rsid w:val="00FC38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33A69EB"/>
  <w15:chartTrackingRefBased/>
  <w15:docId w15:val="{8272D947-5B78-40CD-8CDD-9684028BF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483"/>
    <w:pPr>
      <w:spacing w:after="0" w:line="240" w:lineRule="auto"/>
    </w:pPr>
    <w:rPr>
      <w:rFonts w:ascii="Calibri" w:hAnsi="Calibri" w:cs="Times New Roman"/>
      <w:lang w:val="de-AT" w:eastAsia="de-AT"/>
    </w:rPr>
  </w:style>
  <w:style w:type="paragraph" w:styleId="Ttulo1">
    <w:name w:val="heading 1"/>
    <w:basedOn w:val="Normal"/>
    <w:next w:val="Normal"/>
    <w:link w:val="Ttulo1Car"/>
    <w:qFormat/>
    <w:rsid w:val="00437483"/>
    <w:pPr>
      <w:keepNext/>
      <w:numPr>
        <w:numId w:val="1"/>
      </w:numPr>
      <w:spacing w:before="240" w:after="60"/>
      <w:outlineLvl w:val="0"/>
    </w:pPr>
    <w:rPr>
      <w:rFonts w:ascii="Cambria" w:eastAsiaTheme="majorEastAsia" w:hAnsi="Cambria" w:cstheme="majorBidi"/>
      <w:b/>
      <w:bCs/>
      <w:kern w:val="32"/>
      <w:sz w:val="32"/>
      <w:szCs w:val="32"/>
    </w:rPr>
  </w:style>
  <w:style w:type="paragraph" w:styleId="Ttulo2">
    <w:name w:val="heading 2"/>
    <w:basedOn w:val="Normal"/>
    <w:next w:val="Normal"/>
    <w:link w:val="Ttulo2Car"/>
    <w:uiPriority w:val="9"/>
    <w:unhideWhenUsed/>
    <w:qFormat/>
    <w:rsid w:val="00437483"/>
    <w:pPr>
      <w:keepNext/>
      <w:keepLines/>
      <w:numPr>
        <w:ilvl w:val="1"/>
        <w:numId w:val="1"/>
      </w:numPr>
      <w:spacing w:before="20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437483"/>
    <w:pPr>
      <w:keepNext/>
      <w:keepLines/>
      <w:numPr>
        <w:ilvl w:val="2"/>
        <w:numId w:val="1"/>
      </w:numPr>
      <w:spacing w:before="20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437483"/>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Ttulo5">
    <w:name w:val="heading 5"/>
    <w:basedOn w:val="Normal"/>
    <w:next w:val="Normal"/>
    <w:link w:val="Ttulo5Car"/>
    <w:uiPriority w:val="9"/>
    <w:semiHidden/>
    <w:unhideWhenUsed/>
    <w:qFormat/>
    <w:rsid w:val="00437483"/>
    <w:pPr>
      <w:keepNext/>
      <w:keepLines/>
      <w:numPr>
        <w:ilvl w:val="4"/>
        <w:numId w:val="1"/>
      </w:numPr>
      <w:spacing w:before="20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semiHidden/>
    <w:unhideWhenUsed/>
    <w:qFormat/>
    <w:rsid w:val="00437483"/>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437483"/>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3748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3748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437483"/>
    <w:rPr>
      <w:rFonts w:ascii="Cambria" w:eastAsiaTheme="majorEastAsia" w:hAnsi="Cambria" w:cstheme="majorBidi"/>
      <w:b/>
      <w:bCs/>
      <w:kern w:val="32"/>
      <w:sz w:val="32"/>
      <w:szCs w:val="32"/>
      <w:lang w:val="de-AT" w:eastAsia="de-AT"/>
    </w:rPr>
  </w:style>
  <w:style w:type="character" w:customStyle="1" w:styleId="Ttulo2Car">
    <w:name w:val="Título 2 Car"/>
    <w:basedOn w:val="Fuentedeprrafopredeter"/>
    <w:link w:val="Ttulo2"/>
    <w:uiPriority w:val="9"/>
    <w:rsid w:val="00437483"/>
    <w:rPr>
      <w:rFonts w:asciiTheme="majorHAnsi" w:eastAsiaTheme="majorEastAsia" w:hAnsiTheme="majorHAnsi" w:cstheme="majorBidi"/>
      <w:b/>
      <w:bCs/>
      <w:color w:val="5B9BD5" w:themeColor="accent1"/>
      <w:sz w:val="26"/>
      <w:szCs w:val="26"/>
      <w:lang w:val="de-AT" w:eastAsia="de-AT"/>
    </w:rPr>
  </w:style>
  <w:style w:type="character" w:customStyle="1" w:styleId="Ttulo3Car">
    <w:name w:val="Título 3 Car"/>
    <w:basedOn w:val="Fuentedeprrafopredeter"/>
    <w:link w:val="Ttulo3"/>
    <w:uiPriority w:val="9"/>
    <w:rsid w:val="00437483"/>
    <w:rPr>
      <w:rFonts w:asciiTheme="majorHAnsi" w:eastAsiaTheme="majorEastAsia" w:hAnsiTheme="majorHAnsi" w:cstheme="majorBidi"/>
      <w:b/>
      <w:bCs/>
      <w:color w:val="5B9BD5" w:themeColor="accent1"/>
      <w:lang w:val="de-AT" w:eastAsia="de-AT"/>
    </w:rPr>
  </w:style>
  <w:style w:type="character" w:customStyle="1" w:styleId="Ttulo4Car">
    <w:name w:val="Título 4 Car"/>
    <w:basedOn w:val="Fuentedeprrafopredeter"/>
    <w:link w:val="Ttulo4"/>
    <w:uiPriority w:val="9"/>
    <w:rsid w:val="00437483"/>
    <w:rPr>
      <w:rFonts w:eastAsiaTheme="minorEastAsia"/>
      <w:b/>
      <w:bCs/>
      <w:sz w:val="28"/>
      <w:szCs w:val="28"/>
      <w:lang w:val="de-AT" w:eastAsia="de-AT"/>
    </w:rPr>
  </w:style>
  <w:style w:type="character" w:customStyle="1" w:styleId="Ttulo5Car">
    <w:name w:val="Título 5 Car"/>
    <w:basedOn w:val="Fuentedeprrafopredeter"/>
    <w:link w:val="Ttulo5"/>
    <w:uiPriority w:val="9"/>
    <w:semiHidden/>
    <w:rsid w:val="00437483"/>
    <w:rPr>
      <w:rFonts w:asciiTheme="majorHAnsi" w:eastAsiaTheme="majorEastAsia" w:hAnsiTheme="majorHAnsi" w:cstheme="majorBidi"/>
      <w:color w:val="1F4D78" w:themeColor="accent1" w:themeShade="7F"/>
      <w:lang w:val="de-AT" w:eastAsia="de-AT"/>
    </w:rPr>
  </w:style>
  <w:style w:type="character" w:customStyle="1" w:styleId="Ttulo6Car">
    <w:name w:val="Título 6 Car"/>
    <w:basedOn w:val="Fuentedeprrafopredeter"/>
    <w:link w:val="Ttulo6"/>
    <w:uiPriority w:val="9"/>
    <w:semiHidden/>
    <w:rsid w:val="00437483"/>
    <w:rPr>
      <w:rFonts w:asciiTheme="majorHAnsi" w:eastAsiaTheme="majorEastAsia" w:hAnsiTheme="majorHAnsi" w:cstheme="majorBidi"/>
      <w:i/>
      <w:iCs/>
      <w:color w:val="1F4D78" w:themeColor="accent1" w:themeShade="7F"/>
      <w:lang w:val="de-AT" w:eastAsia="de-AT"/>
    </w:rPr>
  </w:style>
  <w:style w:type="character" w:customStyle="1" w:styleId="Ttulo7Car">
    <w:name w:val="Título 7 Car"/>
    <w:basedOn w:val="Fuentedeprrafopredeter"/>
    <w:link w:val="Ttulo7"/>
    <w:uiPriority w:val="9"/>
    <w:semiHidden/>
    <w:rsid w:val="00437483"/>
    <w:rPr>
      <w:rFonts w:asciiTheme="majorHAnsi" w:eastAsiaTheme="majorEastAsia" w:hAnsiTheme="majorHAnsi" w:cstheme="majorBidi"/>
      <w:i/>
      <w:iCs/>
      <w:color w:val="404040" w:themeColor="text1" w:themeTint="BF"/>
      <w:lang w:val="de-AT" w:eastAsia="de-AT"/>
    </w:rPr>
  </w:style>
  <w:style w:type="character" w:customStyle="1" w:styleId="Ttulo8Car">
    <w:name w:val="Título 8 Car"/>
    <w:basedOn w:val="Fuentedeprrafopredeter"/>
    <w:link w:val="Ttulo8"/>
    <w:uiPriority w:val="9"/>
    <w:semiHidden/>
    <w:rsid w:val="00437483"/>
    <w:rPr>
      <w:rFonts w:asciiTheme="majorHAnsi" w:eastAsiaTheme="majorEastAsia" w:hAnsiTheme="majorHAnsi" w:cstheme="majorBidi"/>
      <w:color w:val="404040" w:themeColor="text1" w:themeTint="BF"/>
      <w:sz w:val="20"/>
      <w:szCs w:val="20"/>
      <w:lang w:val="de-AT" w:eastAsia="de-AT"/>
    </w:rPr>
  </w:style>
  <w:style w:type="character" w:customStyle="1" w:styleId="Ttulo9Car">
    <w:name w:val="Título 9 Car"/>
    <w:basedOn w:val="Fuentedeprrafopredeter"/>
    <w:link w:val="Ttulo9"/>
    <w:uiPriority w:val="9"/>
    <w:semiHidden/>
    <w:rsid w:val="00437483"/>
    <w:rPr>
      <w:rFonts w:asciiTheme="majorHAnsi" w:eastAsiaTheme="majorEastAsia" w:hAnsiTheme="majorHAnsi" w:cstheme="majorBidi"/>
      <w:i/>
      <w:iCs/>
      <w:color w:val="404040" w:themeColor="text1" w:themeTint="BF"/>
      <w:sz w:val="20"/>
      <w:szCs w:val="20"/>
      <w:lang w:val="de-AT" w:eastAsia="de-AT"/>
    </w:rPr>
  </w:style>
  <w:style w:type="paragraph" w:styleId="Prrafodelista">
    <w:name w:val="List Paragraph"/>
    <w:basedOn w:val="Normal"/>
    <w:uiPriority w:val="34"/>
    <w:qFormat/>
    <w:rsid w:val="00437483"/>
    <w:pPr>
      <w:ind w:left="720"/>
      <w:contextualSpacing/>
    </w:pPr>
  </w:style>
  <w:style w:type="table" w:styleId="Tablaconcuadrcula">
    <w:name w:val="Table Grid"/>
    <w:basedOn w:val="Tablanormal"/>
    <w:rsid w:val="00437483"/>
    <w:pPr>
      <w:spacing w:after="0" w:line="240" w:lineRule="auto"/>
    </w:pPr>
    <w:rPr>
      <w:rFonts w:ascii="Times New Roman" w:eastAsia="Times New Roman" w:hAnsi="Times New Roman" w:cs="Times New Roman"/>
      <w:sz w:val="20"/>
      <w:szCs w:val="20"/>
      <w:lang w:val="de-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37483"/>
    <w:pPr>
      <w:tabs>
        <w:tab w:val="center" w:pos="4536"/>
        <w:tab w:val="right" w:pos="9072"/>
      </w:tabs>
    </w:pPr>
  </w:style>
  <w:style w:type="character" w:customStyle="1" w:styleId="EncabezadoCar">
    <w:name w:val="Encabezado Car"/>
    <w:basedOn w:val="Fuentedeprrafopredeter"/>
    <w:link w:val="Encabezado"/>
    <w:uiPriority w:val="99"/>
    <w:rsid w:val="00437483"/>
    <w:rPr>
      <w:rFonts w:ascii="Calibri" w:hAnsi="Calibri" w:cs="Times New Roman"/>
      <w:lang w:val="de-AT" w:eastAsia="de-AT"/>
    </w:rPr>
  </w:style>
  <w:style w:type="paragraph" w:styleId="Descripcin">
    <w:name w:val="caption"/>
    <w:aliases w:val="topic,c,C,Legend,topic1,topic2,topic3,3559Caption,topic4,C1,Legend1,topic11,topic21,topic31,3559Caption1,Légende italique,Caption Char,Legend Char,3559Caption Char,Légende italique Char,kuvateksti Char,kuvateksti,Table,Figure No,CAPTION,HB"/>
    <w:basedOn w:val="Normal"/>
    <w:next w:val="Normal"/>
    <w:link w:val="DescripcinCar"/>
    <w:qFormat/>
    <w:rsid w:val="00437483"/>
    <w:pPr>
      <w:keepNext/>
      <w:keepLines/>
      <w:spacing w:before="120" w:after="120"/>
    </w:pPr>
    <w:rPr>
      <w:rFonts w:ascii="Times New Roman" w:eastAsia="Times New Roman" w:hAnsi="Times New Roman"/>
      <w:i/>
      <w:sz w:val="18"/>
      <w:szCs w:val="20"/>
      <w:lang w:val="en-GB" w:eastAsia="en-US"/>
    </w:rPr>
  </w:style>
  <w:style w:type="character" w:customStyle="1" w:styleId="DescripcinCar">
    <w:name w:val="Descripción Car"/>
    <w:aliases w:val="topic Car,c Car,C Car,Legend Car,topic1 Car,topic2 Car,topic3 Car,3559Caption Car,topic4 Car,C1 Car,Legend1 Car,topic11 Car,topic21 Car,topic31 Car,3559Caption1 Car,Légende italique Car,Caption Char Car,Legend Char Car,kuvateksti Car"/>
    <w:link w:val="Descripcin"/>
    <w:rsid w:val="00437483"/>
    <w:rPr>
      <w:rFonts w:ascii="Times New Roman" w:eastAsia="Times New Roman" w:hAnsi="Times New Roman" w:cs="Times New Roman"/>
      <w:i/>
      <w:sz w:val="18"/>
      <w:szCs w:val="20"/>
      <w:lang w:val="en-GB"/>
    </w:rPr>
  </w:style>
  <w:style w:type="paragraph" w:styleId="Piedepgina">
    <w:name w:val="footer"/>
    <w:basedOn w:val="Normal"/>
    <w:link w:val="PiedepginaCar"/>
    <w:uiPriority w:val="99"/>
    <w:unhideWhenUsed/>
    <w:rsid w:val="004B0230"/>
    <w:pPr>
      <w:tabs>
        <w:tab w:val="center" w:pos="4252"/>
        <w:tab w:val="right" w:pos="8504"/>
      </w:tabs>
    </w:pPr>
  </w:style>
  <w:style w:type="character" w:customStyle="1" w:styleId="PiedepginaCar">
    <w:name w:val="Pie de página Car"/>
    <w:basedOn w:val="Fuentedeprrafopredeter"/>
    <w:link w:val="Piedepgina"/>
    <w:uiPriority w:val="99"/>
    <w:rsid w:val="004B0230"/>
    <w:rPr>
      <w:rFonts w:ascii="Calibri" w:hAnsi="Calibri" w:cs="Times New Roman"/>
      <w:lang w:val="de-AT" w:eastAsia="de-AT"/>
    </w:rPr>
  </w:style>
  <w:style w:type="table" w:styleId="Tabladecuadrcula4-nfasis1">
    <w:name w:val="Grid Table 4 Accent 1"/>
    <w:basedOn w:val="Tablanormal"/>
    <w:uiPriority w:val="49"/>
    <w:rsid w:val="00C3016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Refdecomentario">
    <w:name w:val="annotation reference"/>
    <w:basedOn w:val="Fuentedeprrafopredeter"/>
    <w:uiPriority w:val="99"/>
    <w:semiHidden/>
    <w:unhideWhenUsed/>
    <w:rsid w:val="00667614"/>
    <w:rPr>
      <w:sz w:val="16"/>
      <w:szCs w:val="16"/>
    </w:rPr>
  </w:style>
  <w:style w:type="paragraph" w:styleId="Textocomentario">
    <w:name w:val="annotation text"/>
    <w:basedOn w:val="Normal"/>
    <w:link w:val="TextocomentarioCar"/>
    <w:uiPriority w:val="99"/>
    <w:semiHidden/>
    <w:unhideWhenUsed/>
    <w:rsid w:val="00667614"/>
    <w:rPr>
      <w:sz w:val="20"/>
      <w:szCs w:val="20"/>
    </w:rPr>
  </w:style>
  <w:style w:type="character" w:customStyle="1" w:styleId="TextocomentarioCar">
    <w:name w:val="Texto comentario Car"/>
    <w:basedOn w:val="Fuentedeprrafopredeter"/>
    <w:link w:val="Textocomentario"/>
    <w:uiPriority w:val="99"/>
    <w:semiHidden/>
    <w:rsid w:val="00667614"/>
    <w:rPr>
      <w:rFonts w:ascii="Calibri" w:hAnsi="Calibri" w:cs="Times New Roman"/>
      <w:sz w:val="20"/>
      <w:szCs w:val="20"/>
      <w:lang w:val="de-AT" w:eastAsia="de-AT"/>
    </w:rPr>
  </w:style>
  <w:style w:type="paragraph" w:styleId="Asuntodelcomentario">
    <w:name w:val="annotation subject"/>
    <w:basedOn w:val="Textocomentario"/>
    <w:next w:val="Textocomentario"/>
    <w:link w:val="AsuntodelcomentarioCar"/>
    <w:uiPriority w:val="99"/>
    <w:semiHidden/>
    <w:unhideWhenUsed/>
    <w:rsid w:val="00667614"/>
    <w:rPr>
      <w:b/>
      <w:bCs/>
    </w:rPr>
  </w:style>
  <w:style w:type="character" w:customStyle="1" w:styleId="AsuntodelcomentarioCar">
    <w:name w:val="Asunto del comentario Car"/>
    <w:basedOn w:val="TextocomentarioCar"/>
    <w:link w:val="Asuntodelcomentario"/>
    <w:uiPriority w:val="99"/>
    <w:semiHidden/>
    <w:rsid w:val="00667614"/>
    <w:rPr>
      <w:rFonts w:ascii="Calibri" w:hAnsi="Calibri" w:cs="Times New Roman"/>
      <w:b/>
      <w:bCs/>
      <w:sz w:val="20"/>
      <w:szCs w:val="20"/>
      <w:lang w:val="de-AT" w:eastAsia="de-AT"/>
    </w:rPr>
  </w:style>
  <w:style w:type="paragraph" w:styleId="Textodeglobo">
    <w:name w:val="Balloon Text"/>
    <w:basedOn w:val="Normal"/>
    <w:link w:val="TextodegloboCar"/>
    <w:uiPriority w:val="99"/>
    <w:semiHidden/>
    <w:unhideWhenUsed/>
    <w:rsid w:val="00667614"/>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67614"/>
    <w:rPr>
      <w:rFonts w:ascii="Segoe UI" w:hAnsi="Segoe UI" w:cs="Segoe UI"/>
      <w:sz w:val="18"/>
      <w:szCs w:val="18"/>
      <w:lang w:val="de-AT"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718</TotalTime>
  <Pages>10</Pages>
  <Words>2209</Words>
  <Characters>12597</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Universidad de Málaga</Company>
  <LinksUpToDate>false</LinksUpToDate>
  <CharactersWithSpaces>14777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dc:creator>
  <cp:keywords/>
  <dc:description/>
  <cp:lastModifiedBy>rsanchez</cp:lastModifiedBy>
  <cp:revision>28</cp:revision>
  <dcterms:created xsi:type="dcterms:W3CDTF">2019-09-17T11:21:00Z</dcterms:created>
  <dcterms:modified xsi:type="dcterms:W3CDTF">2019-10-15T14:57:00Z</dcterms:modified>
</cp:coreProperties>
</file>