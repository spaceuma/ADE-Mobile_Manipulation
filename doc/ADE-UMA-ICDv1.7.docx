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2BADB702" w:rsidR="00437483" w:rsidRDefault="00437483" w:rsidP="00437483">
      <w:pPr>
        <w:rPr>
          <w:lang w:val="en-GB" w:eastAsia="en-US"/>
        </w:rPr>
      </w:pPr>
      <w:r>
        <w:rPr>
          <w:lang w:val="en-GB" w:eastAsia="en-US"/>
        </w:rPr>
        <w:t>The proposed software architecture is briefly based on four classes</w:t>
      </w:r>
      <w:r w:rsidR="001047AB">
        <w:rPr>
          <w:lang w:val="en-GB" w:eastAsia="en-US"/>
        </w:rPr>
        <w:t xml:space="preserve"> as shown in </w:t>
      </w:r>
      <w:r w:rsidR="00AD04B0">
        <w:rPr>
          <w:lang w:val="en-GB" w:eastAsia="en-US"/>
        </w:rPr>
        <w:fldChar w:fldCharType="begin"/>
      </w:r>
      <w:r w:rsidR="00AD04B0">
        <w:rPr>
          <w:lang w:val="en-GB" w:eastAsia="en-US"/>
        </w:rPr>
        <w:instrText xml:space="preserve"> REF _Ref22121932 \h  \* MERGEFORMAT </w:instrText>
      </w:r>
      <w:r w:rsidR="00AD04B0">
        <w:rPr>
          <w:lang w:val="en-GB" w:eastAsia="en-US"/>
        </w:rPr>
      </w:r>
      <w:r w:rsidR="00AD04B0">
        <w:rPr>
          <w:lang w:val="en-GB" w:eastAsia="en-US"/>
        </w:rPr>
        <w:fldChar w:fldCharType="separate"/>
      </w:r>
      <w:r w:rsidR="00024329" w:rsidRPr="00024329">
        <w:rPr>
          <w:lang w:val="en-GB" w:eastAsia="en-US"/>
        </w:rPr>
        <w:t>Figure 1</w:t>
      </w:r>
      <w:r w:rsidR="00AD04B0">
        <w:rPr>
          <w:lang w:val="en-GB" w:eastAsia="en-US"/>
        </w:rPr>
        <w:fldChar w:fldCharType="end"/>
      </w:r>
      <w:r>
        <w:rPr>
          <w:lang w:val="en-GB" w:eastAsia="en-US"/>
        </w:rPr>
        <w:t xml:space="preserve">. The main class is the </w:t>
      </w:r>
      <w:proofErr w:type="spellStart"/>
      <w:r w:rsidR="00FC385B" w:rsidRPr="00073876">
        <w:rPr>
          <w:i/>
          <w:lang w:val="en-GB" w:eastAsia="en-US"/>
        </w:rPr>
        <w:t>MobileManipMotionPlanner</w:t>
      </w:r>
      <w:proofErr w:type="spellEnd"/>
      <w:r w:rsidR="00FC385B">
        <w:rPr>
          <w:lang w:val="en-GB" w:eastAsia="en-US"/>
        </w:rPr>
        <w:t>, which</w:t>
      </w:r>
      <w:r w:rsidR="001740DE">
        <w:rPr>
          <w:lang w:val="en-GB" w:eastAsia="en-US"/>
        </w:rPr>
        <w:t xml:space="preserve"> serves as</w:t>
      </w:r>
      <w:r>
        <w:rPr>
          <w:lang w:val="en-GB" w:eastAsia="en-US"/>
        </w:rPr>
        <w:t xml:space="preserve"> the interface with the </w:t>
      </w:r>
      <w:r w:rsidR="001740DE">
        <w:rPr>
          <w:lang w:val="en-GB" w:eastAsia="en-US"/>
        </w:rPr>
        <w:t>harness/</w:t>
      </w:r>
      <w:r>
        <w:rPr>
          <w:lang w:val="en-GB" w:eastAsia="en-US"/>
        </w:rPr>
        <w:t>guidance component. This class receives the DEM using the same data structure as defined by Airbus for the Rover Guidance</w:t>
      </w:r>
      <w:r w:rsidRPr="001047AB">
        <w:rPr>
          <w:lang w:val="en-GB" w:eastAsia="en-US"/>
        </w:rPr>
        <w:t>.</w:t>
      </w:r>
      <w:r w:rsidR="00F35F3F" w:rsidRPr="001047AB">
        <w:rPr>
          <w:lang w:val="en-GB" w:eastAsia="en-US"/>
        </w:rPr>
        <w:t xml:space="preserve"> It is so important to include the DEM error within this data structure.</w:t>
      </w:r>
      <w:r w:rsidRPr="001047AB">
        <w:rPr>
          <w:lang w:val="en-GB" w:eastAsia="en-US"/>
        </w:rPr>
        <w:t xml:space="preserve"> </w:t>
      </w:r>
      <w:r>
        <w:rPr>
          <w:lang w:val="en-GB" w:eastAsia="en-US"/>
        </w:rPr>
        <w:t xml:space="preserve">Once received, an instance of the </w:t>
      </w:r>
      <w:proofErr w:type="spellStart"/>
      <w:r w:rsidR="001740DE">
        <w:rPr>
          <w:i/>
          <w:lang w:val="en-GB" w:eastAsia="en-US"/>
        </w:rPr>
        <w:t>MobileManip</w:t>
      </w:r>
      <w:r w:rsidRPr="000B22AA">
        <w:rPr>
          <w:i/>
          <w:lang w:val="en-GB" w:eastAsia="en-US"/>
        </w:rPr>
        <w:t>Map</w:t>
      </w:r>
      <w:proofErr w:type="spellEnd"/>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00615788">
        <w:rPr>
          <w:i/>
          <w:lang w:val="en-GB" w:eastAsia="en-US"/>
        </w:rPr>
        <w:t>MobileManipExecutor</w:t>
      </w:r>
      <w:proofErr w:type="spellEnd"/>
      <w:r>
        <w:rPr>
          <w:lang w:val="en-GB" w:eastAsia="en-US"/>
        </w:rPr>
        <w:t xml:space="preserve"> class, which contains the motion plan. </w:t>
      </w:r>
    </w:p>
    <w:p w14:paraId="299D3D3E" w14:textId="77777777" w:rsidR="00615788" w:rsidRDefault="00615788" w:rsidP="00437483">
      <w:pPr>
        <w:rPr>
          <w:lang w:val="en-GB" w:eastAsia="en-US"/>
        </w:rPr>
      </w:pPr>
    </w:p>
    <w:p w14:paraId="7D3137B1" w14:textId="24E03178" w:rsidR="00437483" w:rsidRDefault="00615788" w:rsidP="006E3531">
      <w:pPr>
        <w:rPr>
          <w:lang w:val="en-GB"/>
        </w:rPr>
      </w:pPr>
      <w:r>
        <w:rPr>
          <w:lang w:val="en-GB" w:eastAsia="en-US"/>
        </w:rPr>
        <w:t xml:space="preserve">There are two types of operation this software is expected to be able to perform. First, the atomic operation, consisting on exclusively controlling the arm to make a certain movement. Second, a coupled arm-rover motion, which must be produced by means of Path and Motion Planning libraries based on the Fast Marching Method (in 2D and 3D). The latter consists on coordinating the rover and the arm to reach the location of a sample and place the end effector on it. </w:t>
      </w:r>
      <w:r w:rsidR="006E3531">
        <w:rPr>
          <w:lang w:val="en-GB" w:eastAsia="en-US"/>
        </w:rPr>
        <w:t xml:space="preserve">Then, it is expected to generate </w:t>
      </w:r>
      <w:r w:rsidR="00437483">
        <w:rPr>
          <w:lang w:val="en-GB" w:eastAsia="en-US"/>
        </w:rPr>
        <w:t xml:space="preserve">the motion to execute a particular task to do something with the sample, e.g. </w:t>
      </w:r>
      <w:r w:rsidR="006E3531">
        <w:rPr>
          <w:lang w:val="en-GB" w:eastAsia="en-US"/>
        </w:rPr>
        <w:t>p</w:t>
      </w:r>
      <w:r w:rsidR="00437483">
        <w:rPr>
          <w:lang w:val="en-GB" w:eastAsia="en-US"/>
        </w:rPr>
        <w:t>lace the end effector i</w:t>
      </w:r>
      <w:r w:rsidR="001047AB">
        <w:rPr>
          <w:lang w:val="en-GB" w:eastAsia="en-US"/>
        </w:rPr>
        <w:t>n contact with the sample, pick up or drop a sample of soil</w:t>
      </w:r>
      <w:r w:rsidR="00437483">
        <w:rPr>
          <w:lang w:val="en-GB" w:eastAsia="en-US"/>
        </w:rPr>
        <w:t>.</w:t>
      </w:r>
    </w:p>
    <w:p w14:paraId="773C7D8F" w14:textId="159C350D" w:rsidR="001047AB" w:rsidRPr="0087601E" w:rsidRDefault="00021A1D" w:rsidP="0041092B">
      <w:pPr>
        <w:jc w:val="center"/>
        <w:rPr>
          <w:rFonts w:ascii="Times New Roman" w:hAnsi="Times New Roman"/>
          <w:i/>
          <w:sz w:val="18"/>
          <w:lang w:val="en-GB"/>
        </w:rPr>
      </w:pPr>
      <w:bookmarkStart w:id="0" w:name="_Ref2705696"/>
      <w:r w:rsidRPr="00021A1D">
        <w:rPr>
          <w:rFonts w:ascii="Times New Roman" w:hAnsi="Times New Roman"/>
          <w:i/>
          <w:noProof/>
          <w:sz w:val="18"/>
          <w:lang w:val="en-US" w:eastAsia="en-US"/>
        </w:rPr>
        <w:lastRenderedPageBreak/>
        <w:drawing>
          <wp:inline distT="0" distB="0" distL="0" distR="0" wp14:anchorId="7AABD292" wp14:editId="3203A567">
            <wp:extent cx="6188710" cy="4298952"/>
            <wp:effectExtent l="0" t="0" r="2540" b="6350"/>
            <wp:docPr id="3" name="Imagen 3" descr="C:\Users\rsanchez\Documents\GitHub\ADE_Mobile-Manipulation\doc\Mobile Manipulatio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chez\Documents\GitHub\ADE_Mobile-Manipulation\doc\Mobile Manipulation Class 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4298952"/>
                    </a:xfrm>
                    <a:prstGeom prst="rect">
                      <a:avLst/>
                    </a:prstGeom>
                    <a:noFill/>
                    <a:ln>
                      <a:noFill/>
                    </a:ln>
                  </pic:spPr>
                </pic:pic>
              </a:graphicData>
            </a:graphic>
          </wp:inline>
        </w:drawing>
      </w:r>
    </w:p>
    <w:p w14:paraId="7FBECDB2" w14:textId="66A9D739" w:rsidR="00437483" w:rsidRPr="00BA1EEF" w:rsidRDefault="00437483" w:rsidP="0041092B">
      <w:pPr>
        <w:jc w:val="center"/>
      </w:pPr>
      <w:bookmarkStart w:id="1" w:name="_Ref22121932"/>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sidR="00024329">
        <w:rPr>
          <w:rFonts w:ascii="Times New Roman" w:hAnsi="Times New Roman"/>
          <w:i/>
          <w:noProof/>
          <w:sz w:val="18"/>
        </w:rPr>
        <w:t>1</w:t>
      </w:r>
      <w:r w:rsidRPr="00B759D6">
        <w:rPr>
          <w:rFonts w:ascii="Times New Roman" w:hAnsi="Times New Roman"/>
          <w:i/>
          <w:sz w:val="18"/>
        </w:rPr>
        <w:fldChar w:fldCharType="end"/>
      </w:r>
      <w:bookmarkEnd w:id="0"/>
      <w:bookmarkEnd w:id="1"/>
      <w:r w:rsidRPr="00B759D6">
        <w:rPr>
          <w:rFonts w:ascii="Times New Roman" w:hAnsi="Times New Roman"/>
          <w:i/>
          <w:sz w:val="18"/>
        </w:rPr>
        <w:t>. Class diagram of the Mobile Manipulation subsystem.</w:t>
      </w:r>
    </w:p>
    <w:p w14:paraId="6FBEEDA3" w14:textId="0A7A1F53" w:rsidR="00E7466D" w:rsidRDefault="00E7466D" w:rsidP="00E7466D">
      <w:pPr>
        <w:pStyle w:val="Ttulo3"/>
        <w:rPr>
          <w:lang w:val="en-GB" w:eastAsia="en-US"/>
        </w:rPr>
      </w:pPr>
      <w:r>
        <w:rPr>
          <w:lang w:val="en-GB" w:eastAsia="en-US"/>
        </w:rPr>
        <w:t>Table of main functions for Harness</w:t>
      </w:r>
    </w:p>
    <w:p w14:paraId="177F5204" w14:textId="77777777" w:rsidR="00E7466D" w:rsidRDefault="00E7466D" w:rsidP="00E7466D">
      <w:pPr>
        <w:rPr>
          <w:lang w:val="en-GB" w:eastAsia="en-US"/>
        </w:rPr>
      </w:pPr>
    </w:p>
    <w:p w14:paraId="0A106BA7" w14:textId="77777777" w:rsidR="00E7466D" w:rsidRDefault="00E7466D" w:rsidP="00E7466D">
      <w:pPr>
        <w:rPr>
          <w:lang w:val="en-GB" w:eastAsia="en-US"/>
        </w:rPr>
      </w:pP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544"/>
        <w:gridCol w:w="7186"/>
      </w:tblGrid>
      <w:tr w:rsidR="00E7466D" w:rsidRPr="00E7466D" w14:paraId="5030FA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BFBFBF"/>
            <w:hideMark/>
          </w:tcPr>
          <w:p w14:paraId="295179A1"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Function</w:t>
            </w:r>
            <w:r w:rsidRPr="00E7466D">
              <w:rPr>
                <w:rFonts w:eastAsia="Times New Roman" w:cs="Calibri"/>
                <w:b/>
                <w:bCs/>
                <w:color w:val="FFFFFF"/>
                <w:lang w:val="es-ES" w:eastAsia="es-ES"/>
              </w:rPr>
              <w:t> </w:t>
            </w:r>
          </w:p>
        </w:tc>
        <w:tc>
          <w:tcPr>
            <w:tcW w:w="7186" w:type="dxa"/>
            <w:tcBorders>
              <w:top w:val="single" w:sz="6" w:space="0" w:color="auto"/>
              <w:left w:val="single" w:sz="6" w:space="0" w:color="auto"/>
              <w:bottom w:val="single" w:sz="6" w:space="0" w:color="auto"/>
              <w:right w:val="single" w:sz="6" w:space="0" w:color="auto"/>
            </w:tcBorders>
            <w:shd w:val="clear" w:color="auto" w:fill="BFBFBF"/>
            <w:hideMark/>
          </w:tcPr>
          <w:p w14:paraId="35B3DCF9"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Used to</w:t>
            </w:r>
            <w:r w:rsidRPr="00E7466D">
              <w:rPr>
                <w:rFonts w:eastAsia="Times New Roman" w:cs="Calibri"/>
                <w:b/>
                <w:bCs/>
                <w:color w:val="FFFFFF"/>
                <w:lang w:val="es-ES" w:eastAsia="es-ES"/>
              </w:rPr>
              <w:t> </w:t>
            </w:r>
          </w:p>
        </w:tc>
      </w:tr>
      <w:tr w:rsidR="00F90854" w:rsidRPr="00E7466D" w14:paraId="7A1760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215229E" w14:textId="7E50927F"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proofErr w:type="spellStart"/>
            <w:r>
              <w:rPr>
                <w:rStyle w:val="spellingerror"/>
                <w:rFonts w:cs="Calibri"/>
                <w:b/>
                <w:bCs/>
                <w:sz w:val="18"/>
                <w:szCs w:val="18"/>
                <w:lang w:val="en-GB"/>
              </w:rPr>
              <w:t>generateMotionPlan</w:t>
            </w:r>
            <w:proofErr w:type="spellEnd"/>
            <w:r>
              <w:rPr>
                <w:rStyle w:val="normaltextrun"/>
                <w:rFonts w:cs="Calibri"/>
                <w:sz w:val="18"/>
                <w:szCs w:val="18"/>
                <w:lang w:val="en-GB"/>
              </w:rPr>
              <w:t>(</w:t>
            </w:r>
            <w:proofErr w:type="spellStart"/>
            <w:r>
              <w:rPr>
                <w:rStyle w:val="spellingerror"/>
                <w:rFonts w:cs="Calibri"/>
                <w:sz w:val="18"/>
                <w:szCs w:val="18"/>
                <w:lang w:val="en-GB"/>
              </w:rPr>
              <w:t>proxy_library</w:t>
            </w:r>
            <w:proofErr w:type="spellEnd"/>
            <w:r>
              <w:rPr>
                <w:rStyle w:val="normaltextrun"/>
                <w:rFonts w:cs="Calibri"/>
                <w:sz w:val="18"/>
                <w:szCs w:val="18"/>
                <w:lang w:val="en-GB"/>
              </w:rPr>
              <w:t>::Pose, double x, double y)</w:t>
            </w:r>
            <w:r>
              <w:rPr>
                <w:rStyle w:val="eop"/>
                <w:rFonts w:cs="Calibri"/>
                <w:b/>
                <w:bCs/>
                <w:sz w:val="18"/>
                <w:szCs w:val="18"/>
              </w:rPr>
              <w:t> </w:t>
            </w:r>
          </w:p>
        </w:tc>
        <w:tc>
          <w:tcPr>
            <w:tcW w:w="7186" w:type="dxa"/>
            <w:tcBorders>
              <w:top w:val="single" w:sz="6" w:space="0" w:color="auto"/>
              <w:left w:val="nil"/>
              <w:bottom w:val="single" w:sz="6" w:space="0" w:color="auto"/>
              <w:right w:val="single" w:sz="6" w:space="0" w:color="auto"/>
            </w:tcBorders>
            <w:shd w:val="clear" w:color="auto" w:fill="FFFFFF"/>
            <w:vAlign w:val="center"/>
            <w:hideMark/>
          </w:tcPr>
          <w:p w14:paraId="7FDDC68F" w14:textId="4CF990F0"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computes the rover path and the position commands profile for the arm joints. Returns TRUE if successful (the status goes from IDLE to READY_TO_MOVE), FALSE if any error occurred (status goes to ERROR).</w:t>
            </w:r>
            <w:r>
              <w:rPr>
                <w:rStyle w:val="eop"/>
                <w:rFonts w:cs="Calibri"/>
                <w:sz w:val="18"/>
                <w:szCs w:val="18"/>
              </w:rPr>
              <w:t> </w:t>
            </w:r>
          </w:p>
        </w:tc>
      </w:tr>
      <w:tr w:rsidR="00F90854" w:rsidRPr="00E7466D" w14:paraId="3D478368"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6DEC44C5" w14:textId="599360E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start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1C1719DA" w14:textId="4DC48FD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If the MM status is READY_TO_MOVE, takes it to EXECUTING_MOTION_PLAN and then TRUE is returned. Otherwise it will take the status to ERROR, with error code IMPROPER_CALL, and returns FALSE.</w:t>
            </w:r>
            <w:r>
              <w:rPr>
                <w:rStyle w:val="eop"/>
                <w:rFonts w:cs="Calibri"/>
                <w:sz w:val="18"/>
                <w:szCs w:val="18"/>
              </w:rPr>
              <w:t> </w:t>
            </w:r>
          </w:p>
        </w:tc>
      </w:tr>
      <w:tr w:rsidR="00F90854" w:rsidRPr="00E7466D" w14:paraId="764EA89D"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7B8903FF" w14:textId="649C2C9A"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abort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6BB4535C" w14:textId="77777777" w:rsidR="00F90854" w:rsidRPr="00F90854" w:rsidRDefault="00F90854" w:rsidP="00F90854">
            <w:pPr>
              <w:pStyle w:val="paragraph"/>
              <w:spacing w:before="0" w:beforeAutospacing="0" w:after="0" w:afterAutospacing="0"/>
              <w:jc w:val="both"/>
              <w:textAlignment w:val="baseline"/>
              <w:divId w:val="2079555363"/>
              <w:rPr>
                <w:rFonts w:ascii="Segoe UI" w:hAnsi="Segoe UI" w:cs="Segoe UI"/>
                <w:sz w:val="18"/>
                <w:szCs w:val="18"/>
                <w:lang w:val="en-US"/>
              </w:rPr>
            </w:pPr>
            <w:r>
              <w:rPr>
                <w:rStyle w:val="normaltextrun"/>
                <w:rFonts w:ascii="Calibri" w:eastAsiaTheme="minorEastAsia" w:hAnsi="Calibri" w:cs="Calibri"/>
                <w:sz w:val="18"/>
                <w:szCs w:val="18"/>
                <w:lang w:val="en-GB"/>
              </w:rPr>
              <w:t>If status is:</w:t>
            </w:r>
            <w:r w:rsidRPr="00F90854">
              <w:rPr>
                <w:rStyle w:val="eop"/>
                <w:rFonts w:ascii="Calibri" w:eastAsiaTheme="majorEastAsia" w:hAnsi="Calibri" w:cs="Calibri"/>
                <w:sz w:val="18"/>
                <w:szCs w:val="18"/>
                <w:lang w:val="en-US"/>
              </w:rPr>
              <w:t> </w:t>
            </w:r>
          </w:p>
          <w:p w14:paraId="7FEEF2B8" w14:textId="77777777" w:rsidR="00F90854" w:rsidRPr="00F90854" w:rsidRDefault="00F90854" w:rsidP="00F90854">
            <w:pPr>
              <w:pStyle w:val="paragraph"/>
              <w:spacing w:before="0" w:beforeAutospacing="0" w:after="0" w:afterAutospacing="0"/>
              <w:jc w:val="both"/>
              <w:textAlignment w:val="baseline"/>
              <w:divId w:val="361171161"/>
              <w:rPr>
                <w:rFonts w:ascii="Segoe UI" w:hAnsi="Segoe UI" w:cs="Segoe UI"/>
                <w:sz w:val="18"/>
                <w:szCs w:val="18"/>
                <w:lang w:val="en-US"/>
              </w:rPr>
            </w:pPr>
            <w:r>
              <w:rPr>
                <w:rStyle w:val="normaltextrun"/>
                <w:rFonts w:ascii="Calibri" w:eastAsiaTheme="minorEastAsia" w:hAnsi="Calibri" w:cs="Calibri"/>
                <w:sz w:val="18"/>
                <w:szCs w:val="18"/>
                <w:lang w:val="en-GB"/>
              </w:rPr>
              <w:t>-READY_TO_MOVE: status returns to IDLE. Function returns TRUE.</w:t>
            </w:r>
            <w:r w:rsidRPr="00F90854">
              <w:rPr>
                <w:rStyle w:val="eop"/>
                <w:rFonts w:ascii="Calibri" w:eastAsiaTheme="majorEastAsia" w:hAnsi="Calibri" w:cs="Calibri"/>
                <w:sz w:val="18"/>
                <w:szCs w:val="18"/>
                <w:lang w:val="en-US"/>
              </w:rPr>
              <w:t> </w:t>
            </w:r>
          </w:p>
          <w:p w14:paraId="0CE27841" w14:textId="77777777" w:rsidR="00F90854" w:rsidRPr="00F90854" w:rsidRDefault="00F90854" w:rsidP="00F90854">
            <w:pPr>
              <w:pStyle w:val="paragraph"/>
              <w:spacing w:before="0" w:beforeAutospacing="0" w:after="0" w:afterAutospacing="0"/>
              <w:jc w:val="both"/>
              <w:textAlignment w:val="baseline"/>
              <w:divId w:val="2105959108"/>
              <w:rPr>
                <w:rFonts w:ascii="Segoe UI" w:hAnsi="Segoe UI" w:cs="Segoe UI"/>
                <w:sz w:val="18"/>
                <w:szCs w:val="18"/>
                <w:lang w:val="en-US"/>
              </w:rPr>
            </w:pPr>
            <w:r>
              <w:rPr>
                <w:rStyle w:val="normaltextrun"/>
                <w:rFonts w:ascii="Calibri" w:eastAsiaTheme="minorEastAsia" w:hAnsi="Calibri" w:cs="Calibri"/>
                <w:sz w:val="18"/>
                <w:szCs w:val="18"/>
                <w:lang w:val="en-GB"/>
              </w:rPr>
              <w:t>-EXECUTING_MOTION_PLAN, EXECUTING_ARM_OPERATION or PAUSE: status goes to RETRIEVING_ARM. Function returns TRUE.</w:t>
            </w:r>
            <w:r w:rsidRPr="00F90854">
              <w:rPr>
                <w:rStyle w:val="eop"/>
                <w:rFonts w:ascii="Calibri" w:eastAsiaTheme="majorEastAsia" w:hAnsi="Calibri" w:cs="Calibri"/>
                <w:sz w:val="18"/>
                <w:szCs w:val="18"/>
                <w:lang w:val="en-US"/>
              </w:rPr>
              <w:t> </w:t>
            </w:r>
          </w:p>
          <w:p w14:paraId="526B37F6" w14:textId="672C0F62" w:rsidR="00F90854" w:rsidRPr="00E7466D" w:rsidRDefault="00F90854" w:rsidP="00F90854">
            <w:pPr>
              <w:jc w:val="both"/>
              <w:textAlignment w:val="baseline"/>
              <w:rPr>
                <w:rFonts w:ascii="Segoe UI" w:eastAsia="Times New Roman" w:hAnsi="Segoe UI" w:cs="Segoe UI"/>
                <w:sz w:val="18"/>
                <w:szCs w:val="18"/>
                <w:lang w:val="es-ES" w:eastAsia="es-ES"/>
              </w:rPr>
            </w:pPr>
            <w:r>
              <w:rPr>
                <w:rStyle w:val="normaltextrun"/>
                <w:rFonts w:cs="Calibri"/>
                <w:sz w:val="18"/>
                <w:szCs w:val="18"/>
                <w:lang w:val="en-GB"/>
              </w:rPr>
              <w:t>-Any other: status goes to ERROR, with error IMPROPER_CALL. Function returns FALSE.</w:t>
            </w:r>
            <w:r>
              <w:rPr>
                <w:rStyle w:val="eop"/>
                <w:rFonts w:cs="Calibri"/>
                <w:sz w:val="18"/>
                <w:szCs w:val="18"/>
              </w:rPr>
              <w:t> </w:t>
            </w:r>
          </w:p>
        </w:tc>
      </w:tr>
      <w:tr w:rsidR="00F90854" w:rsidRPr="00E7466D" w14:paraId="587CC46C"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2A77D7B" w14:textId="446169C0"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r>
              <w:rPr>
                <w:rStyle w:val="spellingerror"/>
                <w:rFonts w:cs="Calibri"/>
                <w:b/>
                <w:bCs/>
                <w:sz w:val="18"/>
                <w:szCs w:val="18"/>
                <w:lang w:val="en-GB"/>
              </w:rPr>
              <w:t>updateRoverArmPos</w:t>
            </w:r>
            <w:r>
              <w:rPr>
                <w:rStyle w:val="normaltextrun"/>
                <w:rFonts w:cs="Calibri"/>
                <w:sz w:val="18"/>
                <w:szCs w:val="18"/>
                <w:lang w:val="en-GB"/>
              </w:rPr>
              <w:t>(</w:t>
            </w:r>
            <w:r>
              <w:rPr>
                <w:rStyle w:val="spellingerror"/>
                <w:rFonts w:cs="Calibri"/>
                <w:sz w:val="18"/>
                <w:szCs w:val="18"/>
                <w:lang w:val="en-GB"/>
              </w:rPr>
              <w:t>proxy_library</w:t>
            </w:r>
            <w:r>
              <w:rPr>
                <w:rStyle w:val="normaltextrun"/>
                <w:rFonts w:cs="Calibri"/>
                <w:sz w:val="18"/>
                <w:szCs w:val="18"/>
                <w:lang w:val="en-GB"/>
              </w:rPr>
              <w:t>::Joints&amp;, </w:t>
            </w:r>
            <w:r>
              <w:rPr>
                <w:rStyle w:val="spellingerror"/>
                <w:rFonts w:cs="Calibri"/>
                <w:sz w:val="18"/>
                <w:szCs w:val="18"/>
                <w:lang w:val="en-GB"/>
              </w:rPr>
              <w:t>proxy_library</w:t>
            </w:r>
            <w:r>
              <w:rPr>
                <w:rStyle w:val="normaltextrun"/>
                <w:rFonts w:cs="Calibri"/>
                <w:sz w:val="18"/>
                <w:szCs w:val="18"/>
                <w:lang w:val="en-GB"/>
              </w:rPr>
              <w:t>::</w:t>
            </w:r>
            <w:r>
              <w:rPr>
                <w:rStyle w:val="spellingerror"/>
                <w:rFonts w:cs="Calibri"/>
                <w:sz w:val="18"/>
                <w:szCs w:val="18"/>
                <w:lang w:val="en-GB"/>
              </w:rPr>
              <w:t>MotionCommand</w:t>
            </w:r>
            <w:r>
              <w:rPr>
                <w:rStyle w:val="normaltextrun"/>
                <w:rFonts w:cs="Calibri"/>
                <w:sz w:val="18"/>
                <w:szCs w:val="18"/>
                <w:lang w:val="en-GB"/>
              </w:rPr>
              <w:t>&amp;, </w:t>
            </w:r>
            <w:r>
              <w:rPr>
                <w:rStyle w:val="spellingerror"/>
                <w:rFonts w:cs="Calibri"/>
                <w:sz w:val="18"/>
                <w:szCs w:val="18"/>
                <w:lang w:val="en-GB"/>
              </w:rPr>
              <w:t>proxy_library</w:t>
            </w:r>
            <w:r>
              <w:rPr>
                <w:rStyle w:val="normaltextrun"/>
                <w:rFonts w:cs="Calibri"/>
                <w:sz w:val="18"/>
                <w:szCs w:val="18"/>
                <w:lang w:val="en-GB"/>
              </w:rPr>
              <w:t>::Pose, </w:t>
            </w:r>
            <w:r>
              <w:rPr>
                <w:rStyle w:val="spellingerror"/>
                <w:rFonts w:cs="Calibri"/>
                <w:sz w:val="18"/>
                <w:szCs w:val="18"/>
                <w:lang w:val="en-GB"/>
              </w:rPr>
              <w:t>proxy_library</w:t>
            </w:r>
            <w:r>
              <w:rPr>
                <w:rStyle w:val="normaltextrun"/>
                <w:rFonts w:cs="Calibri"/>
                <w:sz w:val="18"/>
                <w:szCs w:val="18"/>
                <w:lang w:val="en-GB"/>
              </w:rPr>
              <w:t>::Joints) </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2E85A7A2" w14:textId="1616A679"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provides, by reference, commands for the arm joints and the rover, according to their positions. Returns TRUE if, according to the input positions, the execution is working fine, FALSE in case something went wrong or the execution just finished (use </w:t>
            </w:r>
            <w:proofErr w:type="spellStart"/>
            <w:r>
              <w:rPr>
                <w:rStyle w:val="spellingerror"/>
                <w:rFonts w:cs="Calibri"/>
                <w:sz w:val="18"/>
                <w:szCs w:val="18"/>
                <w:lang w:val="en-GB"/>
              </w:rPr>
              <w:t>getStatus</w:t>
            </w:r>
            <w:proofErr w:type="spellEnd"/>
            <w:r>
              <w:rPr>
                <w:rStyle w:val="normaltextrun"/>
                <w:rFonts w:cs="Calibri"/>
                <w:sz w:val="18"/>
                <w:szCs w:val="18"/>
                <w:lang w:val="en-GB"/>
              </w:rPr>
              <w:t>() to check). In affirmative case, depending on the current positions the MM status will transition between EXECUTING_MOTION_PLAN, EXECUTING_ARM_</w:t>
            </w:r>
            <w:proofErr w:type="gramStart"/>
            <w:r>
              <w:rPr>
                <w:rStyle w:val="contextualspellingandgrammarerror"/>
                <w:rFonts w:cs="Calibri"/>
                <w:sz w:val="18"/>
                <w:szCs w:val="18"/>
                <w:lang w:val="en-GB"/>
              </w:rPr>
              <w:t>OPERATION ,</w:t>
            </w:r>
            <w:proofErr w:type="gramEnd"/>
            <w:r>
              <w:rPr>
                <w:rStyle w:val="normaltextrun"/>
                <w:rFonts w:cs="Calibri"/>
                <w:sz w:val="18"/>
                <w:szCs w:val="18"/>
                <w:lang w:val="en-GB"/>
              </w:rPr>
              <w:t> RETRIEVING_ARM and FINISHED, following that order.</w:t>
            </w:r>
            <w:r>
              <w:rPr>
                <w:rStyle w:val="eop"/>
                <w:rFonts w:cs="Calibri"/>
                <w:sz w:val="18"/>
                <w:szCs w:val="18"/>
              </w:rPr>
              <w:t> </w:t>
            </w:r>
          </w:p>
        </w:tc>
      </w:tr>
      <w:tr w:rsidR="00F90854" w:rsidRPr="00F90854" w14:paraId="7EB81A63"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5884384" w14:textId="7644A87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normaltextrun"/>
                <w:rFonts w:cs="Calibri"/>
                <w:b/>
                <w:bCs/>
                <w:sz w:val="18"/>
                <w:szCs w:val="18"/>
                <w:lang w:val="en-GB"/>
              </w:rPr>
              <w:t>pause</w:t>
            </w:r>
            <w:r>
              <w:rPr>
                <w:rStyle w:val="normaltextrun"/>
                <w:rFonts w:cs="Calibri"/>
                <w:sz w:val="18"/>
                <w:szCs w:val="18"/>
                <w:lang w:val="en-GB"/>
              </w:rPr>
              <w:t>(</w:t>
            </w:r>
            <w:proofErr w:type="spellStart"/>
            <w:r>
              <w:rPr>
                <w:rStyle w:val="spellingerror"/>
                <w:rFonts w:cs="Calibri"/>
                <w:sz w:val="18"/>
                <w:szCs w:val="18"/>
                <w:lang w:val="en-GB"/>
              </w:rPr>
              <w:t>MotionCommand</w:t>
            </w:r>
            <w:proofErr w:type="spellEnd"/>
            <w:r>
              <w:rPr>
                <w:rStyle w:val="normaltextrun"/>
                <w:rFonts w:cs="Calibri"/>
                <w:sz w:val="18"/>
                <w:szCs w:val="18"/>
                <w:lang w:val="en-GB"/>
              </w:rPr>
              <w:t>&amp;)</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17930874" w14:textId="68E52ADA"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Takes the MM status to PAUSE and returns TRUE, only if current status is either EXECUTING_MOTION_PLAN, EXECUTING_ARM_OPERATION or RETRIEVING_ARM. A rover command to stop is also provided by reference. Otherwise status goes to ERROR, with error code IMPROPER_CALL, and FALSE is returned.</w:t>
            </w:r>
            <w:r>
              <w:rPr>
                <w:rStyle w:val="eop"/>
                <w:rFonts w:cs="Calibri"/>
                <w:sz w:val="18"/>
                <w:szCs w:val="18"/>
              </w:rPr>
              <w:t> </w:t>
            </w:r>
          </w:p>
        </w:tc>
      </w:tr>
      <w:tr w:rsidR="00F90854" w:rsidRPr="00E7466D" w14:paraId="71A0AD5D"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77D93668" w14:textId="1F67C8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lastRenderedPageBreak/>
              <w:t>bool </w:t>
            </w:r>
            <w:proofErr w:type="spellStart"/>
            <w:r>
              <w:rPr>
                <w:rStyle w:val="spellingerror"/>
                <w:rFonts w:cs="Calibri"/>
                <w:b/>
                <w:bCs/>
                <w:sz w:val="18"/>
                <w:szCs w:val="18"/>
                <w:lang w:val="en-GB"/>
              </w:rPr>
              <w:t>resumeOperation</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63092A17" w14:textId="6483CB4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Changes status from PAUSE to the previous one, then returns TRUE. If at that moment status is not PAUSE, status goes to ERROR, with error code IMPROPER_CALL, and FALSE is returned.</w:t>
            </w:r>
            <w:r>
              <w:rPr>
                <w:rStyle w:val="eop"/>
                <w:rFonts w:cs="Calibri"/>
                <w:sz w:val="18"/>
                <w:szCs w:val="18"/>
              </w:rPr>
              <w:t> </w:t>
            </w:r>
          </w:p>
        </w:tc>
      </w:tr>
      <w:tr w:rsidR="00F90854" w:rsidRPr="00E7466D" w14:paraId="64A526AB" w14:textId="77777777" w:rsidTr="005A731E">
        <w:tc>
          <w:tcPr>
            <w:tcW w:w="2544" w:type="dxa"/>
            <w:tcBorders>
              <w:top w:val="nil"/>
              <w:left w:val="single" w:sz="6" w:space="0" w:color="auto"/>
              <w:bottom w:val="single" w:sz="4" w:space="0" w:color="auto"/>
              <w:right w:val="single" w:sz="6" w:space="0" w:color="auto"/>
            </w:tcBorders>
            <w:shd w:val="clear" w:color="auto" w:fill="FFFFFF"/>
            <w:hideMark/>
          </w:tcPr>
          <w:p w14:paraId="3C27B009" w14:textId="7C2D19C1"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ack</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4" w:space="0" w:color="auto"/>
              <w:right w:val="single" w:sz="6" w:space="0" w:color="auto"/>
            </w:tcBorders>
            <w:shd w:val="clear" w:color="auto" w:fill="FFFFFF"/>
            <w:hideMark/>
          </w:tcPr>
          <w:p w14:paraId="59992ECC" w14:textId="2444D1A8"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can only be called in FINISHED status, otherwise instead of a TRUE it will return a FALSE and the error code will be IMPROPER_CALL.</w:t>
            </w:r>
            <w:r>
              <w:rPr>
                <w:rStyle w:val="eop"/>
                <w:rFonts w:cs="Calibri"/>
                <w:sz w:val="18"/>
                <w:szCs w:val="18"/>
              </w:rPr>
              <w:t> </w:t>
            </w:r>
          </w:p>
        </w:tc>
      </w:tr>
      <w:tr w:rsidR="00F90854" w:rsidRPr="00E7466D" w14:paraId="7EFD7A1E"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hideMark/>
          </w:tcPr>
          <w:p w14:paraId="2EC950CE" w14:textId="52B934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resumeError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hideMark/>
          </w:tcPr>
          <w:p w14:paraId="7C2DAAC6" w14:textId="66B96BDB"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Its functioning depends on the type of error that is existing. For example, in case of the IMPROPER_CALL error code, the MM status returns to the one before entering into ERROR status.</w:t>
            </w:r>
            <w:r>
              <w:rPr>
                <w:rStyle w:val="eop"/>
                <w:rFonts w:cs="Calibri"/>
                <w:sz w:val="18"/>
                <w:szCs w:val="18"/>
              </w:rPr>
              <w:t> </w:t>
            </w:r>
          </w:p>
        </w:tc>
      </w:tr>
      <w:tr w:rsidR="00F90854" w:rsidRPr="00E7466D" w14:paraId="7E2D528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009B69E4" w14:textId="726BA691"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bool </w:t>
            </w:r>
            <w:proofErr w:type="spellStart"/>
            <w:r>
              <w:rPr>
                <w:rStyle w:val="spellingerror"/>
                <w:rFonts w:cs="Calibri"/>
                <w:b/>
                <w:bCs/>
                <w:sz w:val="18"/>
                <w:szCs w:val="18"/>
                <w:lang w:val="en-GB"/>
              </w:rPr>
              <w:t>isStatusError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53A070C" w14:textId="26E20C1A"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whether the MM status is ERROR or not.</w:t>
            </w:r>
            <w:r>
              <w:rPr>
                <w:rStyle w:val="eop"/>
                <w:rFonts w:cs="Calibri"/>
                <w:sz w:val="18"/>
                <w:szCs w:val="18"/>
              </w:rPr>
              <w:t> </w:t>
            </w:r>
          </w:p>
        </w:tc>
      </w:tr>
      <w:tr w:rsidR="00F90854" w:rsidRPr="00E7466D" w14:paraId="10E0FA0C"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044BD1A" w14:textId="48F70C00"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MMError</w:t>
            </w:r>
            <w:proofErr w:type="spellEnd"/>
            <w:r>
              <w:rPr>
                <w:rStyle w:val="normaltextrun"/>
                <w:rFonts w:cs="Calibri"/>
                <w:sz w:val="18"/>
                <w:szCs w:val="18"/>
                <w:lang w:val="en-GB"/>
              </w:rPr>
              <w:t> </w:t>
            </w:r>
            <w:proofErr w:type="spellStart"/>
            <w:r>
              <w:rPr>
                <w:rStyle w:val="spellingerror"/>
                <w:rFonts w:cs="Calibri"/>
                <w:b/>
                <w:bCs/>
                <w:sz w:val="18"/>
                <w:szCs w:val="18"/>
                <w:lang w:val="en-GB"/>
              </w:rPr>
              <w:t>getErrorCode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8174C8F" w14:textId="48942B93"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code of the existing error.</w:t>
            </w:r>
            <w:r>
              <w:rPr>
                <w:rStyle w:val="eop"/>
                <w:rFonts w:cs="Calibri"/>
                <w:sz w:val="18"/>
                <w:szCs w:val="18"/>
              </w:rPr>
              <w:t> </w:t>
            </w:r>
          </w:p>
        </w:tc>
      </w:tr>
      <w:tr w:rsidR="00F90854" w:rsidRPr="00E7466D" w14:paraId="094FC8BB"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BABB761" w14:textId="77587C7E"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MMStatus</w:t>
            </w:r>
            <w:proofErr w:type="spellEnd"/>
            <w:r>
              <w:rPr>
                <w:rStyle w:val="normaltextrun"/>
                <w:rFonts w:cs="Calibri"/>
                <w:sz w:val="18"/>
                <w:szCs w:val="18"/>
                <w:lang w:val="en-GB"/>
              </w:rPr>
              <w:t> </w:t>
            </w:r>
            <w:proofErr w:type="spellStart"/>
            <w:r>
              <w:rPr>
                <w:rStyle w:val="spellingerror"/>
                <w:rFonts w:cs="Calibri"/>
                <w:b/>
                <w:bCs/>
                <w:sz w:val="18"/>
                <w:szCs w:val="18"/>
                <w:lang w:val="en-GB"/>
              </w:rPr>
              <w:t>getStatus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25A6C13B" w14:textId="18ACE2AA" w:rsidR="00F90854" w:rsidRPr="00E7466D" w:rsidRDefault="00F90854" w:rsidP="00F90854">
            <w:pPr>
              <w:jc w:val="both"/>
              <w:textAlignment w:val="baseline"/>
              <w:rPr>
                <w:rFonts w:eastAsia="Times New Roman" w:cs="Calibri"/>
                <w:sz w:val="18"/>
                <w:szCs w:val="18"/>
                <w:lang w:val="es-ES" w:eastAsia="es-ES"/>
              </w:rPr>
            </w:pPr>
            <w:r>
              <w:rPr>
                <w:rStyle w:val="normaltextrun"/>
                <w:rFonts w:cs="Calibri"/>
                <w:sz w:val="18"/>
                <w:szCs w:val="18"/>
                <w:lang w:val="en-GB"/>
              </w:rPr>
              <w:t>Returns the MM status.</w:t>
            </w:r>
            <w:r>
              <w:rPr>
                <w:rStyle w:val="eop"/>
                <w:rFonts w:cs="Calibri"/>
                <w:sz w:val="18"/>
                <w:szCs w:val="18"/>
              </w:rPr>
              <w:t> </w:t>
            </w:r>
          </w:p>
        </w:tc>
      </w:tr>
      <w:tr w:rsidR="00F90854" w:rsidRPr="00E7466D" w14:paraId="5ABD95E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B86A227" w14:textId="3B805505"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printRoverPathInfo</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707A123" w14:textId="454A82AC"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information about the computed path in the console.</w:t>
            </w:r>
            <w:r>
              <w:rPr>
                <w:rStyle w:val="eop"/>
                <w:rFonts w:cs="Calibri"/>
                <w:sz w:val="18"/>
                <w:szCs w:val="18"/>
              </w:rPr>
              <w:t> </w:t>
            </w:r>
          </w:p>
        </w:tc>
      </w:tr>
      <w:tr w:rsidR="00F90854" w:rsidRPr="00E7466D" w14:paraId="23C3BC7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85C3F7" w14:textId="5683E2DD"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7BB9EB0" w14:textId="1CA32515"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current status in the console.</w:t>
            </w:r>
            <w:r>
              <w:rPr>
                <w:rStyle w:val="eop"/>
                <w:rFonts w:cs="Calibri"/>
                <w:sz w:val="18"/>
                <w:szCs w:val="18"/>
              </w:rPr>
              <w:t> </w:t>
            </w:r>
          </w:p>
        </w:tc>
      </w:tr>
      <w:tr w:rsidR="00F90854" w:rsidRPr="00E7466D" w14:paraId="1BAC291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FA41FB8" w14:textId="39D26694"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661A963" w14:textId="57B60E5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error code in the console.</w:t>
            </w:r>
            <w:r>
              <w:rPr>
                <w:rStyle w:val="eop"/>
                <w:rFonts w:cs="Calibri"/>
                <w:sz w:val="18"/>
                <w:szCs w:val="18"/>
              </w:rPr>
              <w:t> </w:t>
            </w:r>
          </w:p>
        </w:tc>
      </w:tr>
      <w:tr w:rsidR="00F90854" w:rsidRPr="00E7466D" w14:paraId="37370000"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3FA863" w14:textId="7E50D986"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double </w:t>
            </w:r>
            <w:proofErr w:type="spellStart"/>
            <w:r>
              <w:rPr>
                <w:rStyle w:val="spellingerror"/>
                <w:rFonts w:cs="Calibri"/>
                <w:b/>
                <w:bCs/>
                <w:sz w:val="18"/>
                <w:szCs w:val="18"/>
                <w:lang w:val="en-GB"/>
              </w:rPr>
              <w:t>getCurrentRoverYaw</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62BBE78" w14:textId="7EB5D32D"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last yaw angle registered in radians.</w:t>
            </w:r>
            <w:r>
              <w:rPr>
                <w:rStyle w:val="eop"/>
                <w:rFonts w:cs="Calibri"/>
                <w:sz w:val="18"/>
                <w:szCs w:val="18"/>
              </w:rPr>
              <w:t> </w:t>
            </w:r>
          </w:p>
        </w:tc>
      </w:tr>
      <w:tr w:rsidR="00F90854" w:rsidRPr="00E7466D" w14:paraId="140FFD47"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203D025" w14:textId="20735BF6"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w:t>
            </w:r>
            <w:proofErr w:type="spellStart"/>
            <w:r>
              <w:rPr>
                <w:rStyle w:val="normaltextrun"/>
                <w:rFonts w:cs="Calibri"/>
                <w:sz w:val="18"/>
                <w:szCs w:val="18"/>
                <w:lang w:val="en-GB"/>
              </w:rPr>
              <w:t>std</w:t>
            </w:r>
            <w:proofErr w:type="spellEnd"/>
            <w:r>
              <w:rPr>
                <w:rStyle w:val="normaltextrun"/>
                <w:rFonts w:cs="Calibri"/>
                <w:sz w:val="18"/>
                <w:szCs w:val="18"/>
                <w:lang w:val="en-GB"/>
              </w:rPr>
              <w:t>::vector&lt;double&gt;&gt;* </w:t>
            </w:r>
            <w:proofErr w:type="spellStart"/>
            <w:r>
              <w:rPr>
                <w:rStyle w:val="spellingerror"/>
                <w:rFonts w:cs="Calibri"/>
                <w:b/>
                <w:bCs/>
                <w:sz w:val="18"/>
                <w:szCs w:val="18"/>
                <w:lang w:val="en-GB"/>
              </w:rPr>
              <w:t>getWristPath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755078F" w14:textId="049BB487"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path followed by the arm wrist.</w:t>
            </w:r>
            <w:r>
              <w:rPr>
                <w:rStyle w:val="eop"/>
                <w:rFonts w:cs="Calibri"/>
                <w:sz w:val="18"/>
                <w:szCs w:val="18"/>
              </w:rPr>
              <w:t> </w:t>
            </w:r>
          </w:p>
        </w:tc>
      </w:tr>
      <w:tr w:rsidR="00F90854" w:rsidRPr="00E7466D" w14:paraId="05DA50B5"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763AA04B" w14:textId="64694F72"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vector&lt;base::Waypoint&gt; </w:t>
            </w:r>
            <w:proofErr w:type="spellStart"/>
            <w:r>
              <w:rPr>
                <w:rStyle w:val="spellingerror"/>
                <w:rFonts w:cs="Calibri"/>
                <w:b/>
                <w:bCs/>
                <w:sz w:val="18"/>
                <w:szCs w:val="18"/>
                <w:lang w:val="en-GB"/>
              </w:rPr>
              <w:t>getRoverPath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42244E3D" w14:textId="3719AF4B"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rover path.</w:t>
            </w:r>
            <w:r>
              <w:rPr>
                <w:rStyle w:val="eop"/>
                <w:rFonts w:cs="Calibri"/>
                <w:sz w:val="18"/>
                <w:szCs w:val="18"/>
              </w:rPr>
              <w:t> </w:t>
            </w:r>
          </w:p>
        </w:tc>
      </w:tr>
      <w:tr w:rsidR="00F90854" w:rsidRPr="00E7466D" w14:paraId="24187291"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7421952" w14:textId="6F6692C8"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w:t>
            </w:r>
            <w:proofErr w:type="spellStart"/>
            <w:r>
              <w:rPr>
                <w:rStyle w:val="normaltextrun"/>
                <w:rFonts w:cs="Calibri"/>
                <w:sz w:val="18"/>
                <w:szCs w:val="18"/>
                <w:lang w:val="en-GB"/>
              </w:rPr>
              <w:t>std</w:t>
            </w:r>
            <w:proofErr w:type="spellEnd"/>
            <w:r>
              <w:rPr>
                <w:rStyle w:val="normaltextrun"/>
                <w:rFonts w:cs="Calibri"/>
                <w:sz w:val="18"/>
                <w:szCs w:val="18"/>
                <w:lang w:val="en-GB"/>
              </w:rPr>
              <w:t>::vector&lt;double&gt;&gt;* </w:t>
            </w:r>
            <w:proofErr w:type="spellStart"/>
            <w:r>
              <w:rPr>
                <w:rStyle w:val="spellingerror"/>
                <w:rFonts w:cs="Calibri"/>
                <w:b/>
                <w:bCs/>
                <w:sz w:val="18"/>
                <w:szCs w:val="18"/>
                <w:lang w:val="en-GB"/>
              </w:rPr>
              <w:t>getArmMotionProfile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DD233C3" w14:textId="4D19E7E2"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profile of joints positions planned.</w:t>
            </w:r>
            <w:r>
              <w:rPr>
                <w:rStyle w:val="eop"/>
                <w:rFonts w:cs="Calibri"/>
                <w:sz w:val="18"/>
                <w:szCs w:val="18"/>
              </w:rPr>
              <w:t> </w:t>
            </w:r>
          </w:p>
        </w:tc>
      </w:tr>
      <w:tr w:rsidR="00F90854" w:rsidRPr="00E7466D" w14:paraId="4498391F"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2FF316AE" w14:textId="75E1B239" w:rsidR="00F90854" w:rsidRPr="00F90854" w:rsidRDefault="00F90854" w:rsidP="00F90854">
            <w:pPr>
              <w:jc w:val="both"/>
              <w:textAlignment w:val="baseline"/>
              <w:rPr>
                <w:rFonts w:eastAsia="Times New Roman" w:cs="Calibri"/>
                <w:b/>
                <w:bCs/>
                <w:sz w:val="18"/>
                <w:szCs w:val="18"/>
                <w:lang w:val="en-US" w:eastAsia="es-ES"/>
              </w:rPr>
            </w:pPr>
            <w:r>
              <w:rPr>
                <w:rStyle w:val="contextualspellingandgrammarerror"/>
                <w:rFonts w:cs="Calibri"/>
                <w:sz w:val="18"/>
                <w:szCs w:val="18"/>
                <w:lang w:val="en-GB"/>
              </w:rPr>
              <w:t>std::</w:t>
            </w:r>
            <w:r>
              <w:rPr>
                <w:rStyle w:val="normaltextrun"/>
                <w:rFonts w:cs="Calibri"/>
                <w:sz w:val="18"/>
                <w:szCs w:val="18"/>
                <w:lang w:val="en-GB"/>
              </w:rPr>
              <w:t>vector&lt;std::vector&lt;std::vector&lt;double&gt;&gt;&gt;* </w:t>
            </w:r>
            <w:r>
              <w:rPr>
                <w:rStyle w:val="normaltextrun"/>
                <w:rFonts w:cs="Calibri"/>
                <w:b/>
                <w:bCs/>
                <w:sz w:val="18"/>
                <w:szCs w:val="18"/>
                <w:lang w:val="en-GB"/>
              </w:rPr>
              <w:t>get3DCostMap</w:t>
            </w:r>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BB9DE77" w14:textId="6E7F2ED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tunnel cost map created.</w:t>
            </w:r>
            <w:r>
              <w:rPr>
                <w:rStyle w:val="eop"/>
                <w:rFonts w:cs="Calibri"/>
                <w:sz w:val="18"/>
                <w:szCs w:val="18"/>
              </w:rPr>
              <w:t> </w:t>
            </w:r>
          </w:p>
        </w:tc>
      </w:tr>
    </w:tbl>
    <w:p w14:paraId="32FE977F" w14:textId="77777777" w:rsidR="00E7466D" w:rsidRPr="00E7466D" w:rsidRDefault="00E7466D" w:rsidP="00E7466D">
      <w:pPr>
        <w:rPr>
          <w:lang w:val="en-GB" w:eastAsia="en-US"/>
        </w:rPr>
      </w:pPr>
    </w:p>
    <w:p w14:paraId="755F0A3E" w14:textId="77777777" w:rsidR="00437483" w:rsidRDefault="00437483" w:rsidP="00437483">
      <w:pPr>
        <w:pStyle w:val="Ttulo2"/>
        <w:rPr>
          <w:lang w:val="en-GB" w:eastAsia="en-US"/>
        </w:rPr>
      </w:pPr>
      <w:r>
        <w:rPr>
          <w:lang w:val="en-GB" w:eastAsia="en-US"/>
        </w:rPr>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364634BD" w:rsidR="00437483" w:rsidRDefault="00437483" w:rsidP="00437483">
      <w:pPr>
        <w:rPr>
          <w:lang w:val="en-GB" w:eastAsia="en-US"/>
        </w:rPr>
      </w:pPr>
      <w:r>
        <w:rPr>
          <w:lang w:val="en-GB" w:eastAsia="en-US"/>
        </w:rPr>
        <w:t>An example of</w:t>
      </w:r>
      <w:r w:rsidR="00AD04B0">
        <w:rPr>
          <w:lang w:val="en-GB" w:eastAsia="en-US"/>
        </w:rPr>
        <w:t xml:space="preserve"> the use of the proposed design</w:t>
      </w:r>
      <w:r>
        <w:rPr>
          <w:lang w:val="en-GB" w:eastAsia="en-US"/>
        </w:rPr>
        <w:t xml:space="preserve">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rsidR="00024329">
        <w:t xml:space="preserve">Figure </w:t>
      </w:r>
      <w:r w:rsidR="00024329">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w:t>
      </w:r>
      <w:r w:rsidR="00AD04B0">
        <w:rPr>
          <w:lang w:val="en-GB" w:eastAsia="en-US"/>
        </w:rPr>
        <w:t>harness</w:t>
      </w:r>
      <w:r>
        <w:rPr>
          <w:lang w:val="en-GB" w:eastAsia="en-US"/>
        </w:rPr>
        <w:t xml:space="preserve"> component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w:t>
      </w:r>
      <w:r w:rsidR="0015092B">
        <w:rPr>
          <w:lang w:val="en-GB" w:eastAsia="en-US"/>
        </w:rPr>
        <w:t>harness</w:t>
      </w:r>
      <w:r>
        <w:rPr>
          <w:lang w:val="en-GB" w:eastAsia="en-US"/>
        </w:rPr>
        <w:t xml:space="preserve"> component sends a motion plan that is based on the initial rover pose (position and orientation) and the estimated sa</w:t>
      </w:r>
      <w:r w:rsidR="0015092B">
        <w:rPr>
          <w:lang w:val="en-GB" w:eastAsia="en-US"/>
        </w:rPr>
        <w:t>mple location. This method</w:t>
      </w:r>
      <w:r>
        <w:rPr>
          <w:lang w:val="en-GB" w:eastAsia="en-US"/>
        </w:rPr>
        <w:t xml:space="preserve"> generate</w:t>
      </w:r>
      <w:r w:rsidR="0015092B">
        <w:rPr>
          <w:lang w:val="en-GB" w:eastAsia="en-US"/>
        </w:rPr>
        <w:t>s</w:t>
      </w:r>
      <w:r>
        <w:rPr>
          <w:lang w:val="en-GB" w:eastAsia="en-US"/>
        </w:rPr>
        <w:t xml:space="preserve"> the rover path and manipulator trajectory using the Fast Marching</w:t>
      </w:r>
      <w:ins w:id="2" w:author="bootestelescopes@outlook.es" w:date="2019-07-08T11:11:00Z">
        <w:r>
          <w:rPr>
            <w:lang w:val="en-GB" w:eastAsia="en-US"/>
          </w:rPr>
          <w:t xml:space="preserve"> </w:t>
        </w:r>
      </w:ins>
      <w:r>
        <w:rPr>
          <w:lang w:val="en-GB" w:eastAsia="en-US"/>
        </w:rPr>
        <w:t xml:space="preserve">Method (FMM) algorithm. It is based on the provided information and the </w:t>
      </w:r>
      <w:proofErr w:type="spellStart"/>
      <w:r w:rsidR="009468E4" w:rsidRPr="009468E4">
        <w:rPr>
          <w:i/>
          <w:lang w:val="en-GB" w:eastAsia="en-US"/>
        </w:rPr>
        <w:t>MobileManip</w:t>
      </w:r>
      <w:r w:rsidRPr="000B22AA">
        <w:rPr>
          <w:i/>
          <w:lang w:val="en-GB" w:eastAsia="en-US"/>
        </w:rPr>
        <w:t>Map</w:t>
      </w:r>
      <w:proofErr w:type="spellEnd"/>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0015092B">
        <w:rPr>
          <w:i/>
          <w:lang w:val="en-GB" w:eastAsia="en-US"/>
        </w:rPr>
        <w:t>MobileManip</w:t>
      </w:r>
      <w:r w:rsidR="009468E4">
        <w:rPr>
          <w:i/>
          <w:lang w:val="en-GB" w:eastAsia="en-US"/>
        </w:rPr>
        <w:t>Executor</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7ADE18A5" w:rsidR="00437483" w:rsidRDefault="00ED4379" w:rsidP="00437483">
      <w:pPr>
        <w:jc w:val="center"/>
        <w:rPr>
          <w:lang w:val="en-GB"/>
        </w:rPr>
      </w:pPr>
      <w:r w:rsidRPr="00ED4379">
        <w:rPr>
          <w:noProof/>
          <w:lang w:val="en-US" w:eastAsia="en-US"/>
        </w:rPr>
        <w:lastRenderedPageBreak/>
        <w:drawing>
          <wp:inline distT="0" distB="0" distL="0" distR="0" wp14:anchorId="2F067783" wp14:editId="01862CD5">
            <wp:extent cx="6188710" cy="4656368"/>
            <wp:effectExtent l="0" t="0" r="2540" b="0"/>
            <wp:docPr id="4" name="Imagen 4" descr="C:\Users\rsanchez\Documents\GitHub\ADE_Mobile-Manipulation\doc\Mobile Manipulatio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anchez\Documents\GitHub\ADE_Mobile-Manipulation\doc\Mobile Manipulation Sequen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656368"/>
                    </a:xfrm>
                    <a:prstGeom prst="rect">
                      <a:avLst/>
                    </a:prstGeom>
                    <a:noFill/>
                    <a:ln>
                      <a:noFill/>
                    </a:ln>
                  </pic:spPr>
                </pic:pic>
              </a:graphicData>
            </a:graphic>
          </wp:inline>
        </w:drawing>
      </w:r>
    </w:p>
    <w:p w14:paraId="03611C23" w14:textId="77777777" w:rsidR="00437483" w:rsidRDefault="00437483" w:rsidP="00437483">
      <w:pPr>
        <w:pStyle w:val="Descripcin"/>
        <w:jc w:val="center"/>
      </w:pPr>
      <w:bookmarkStart w:id="3" w:name="_Ref13142137"/>
      <w:r>
        <w:t xml:space="preserve">Figure </w:t>
      </w:r>
      <w:r>
        <w:fldChar w:fldCharType="begin"/>
      </w:r>
      <w:r>
        <w:instrText xml:space="preserve"> SEQ Figure \* ARABIC </w:instrText>
      </w:r>
      <w:r>
        <w:fldChar w:fldCharType="separate"/>
      </w:r>
      <w:r w:rsidR="00024329">
        <w:rPr>
          <w:noProof/>
        </w:rPr>
        <w:t>2</w:t>
      </w:r>
      <w:r>
        <w:fldChar w:fldCharType="end"/>
      </w:r>
      <w:bookmarkEnd w:id="3"/>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1FA88D87" w14:textId="57C4C789" w:rsidR="00437483" w:rsidRDefault="009468E4" w:rsidP="00437483">
      <w:pPr>
        <w:pStyle w:val="Ttulo3"/>
        <w:rPr>
          <w:lang w:val="en-GB" w:eastAsia="en-US"/>
        </w:rPr>
      </w:pPr>
      <w:r>
        <w:rPr>
          <w:lang w:val="en-GB" w:eastAsia="en-US"/>
        </w:rPr>
        <w:t>Atomic Operation</w:t>
      </w:r>
    </w:p>
    <w:p w14:paraId="3327C064" w14:textId="7293ED7A" w:rsidR="008B7964" w:rsidRPr="008B7964" w:rsidRDefault="008B7964" w:rsidP="008B7964">
      <w:pPr>
        <w:rPr>
          <w:lang w:val="en-GB" w:eastAsia="en-US"/>
        </w:rPr>
      </w:pPr>
      <w:r>
        <w:rPr>
          <w:lang w:val="en-GB" w:eastAsia="en-US"/>
        </w:rPr>
        <w:t>Instead of executing a full</w:t>
      </w:r>
      <w:r w:rsidR="00024329">
        <w:rPr>
          <w:lang w:val="en-GB" w:eastAsia="en-US"/>
        </w:rPr>
        <w:t>y</w:t>
      </w:r>
      <w:r>
        <w:rPr>
          <w:lang w:val="en-GB" w:eastAsia="en-US"/>
        </w:rPr>
        <w:t xml:space="preserve"> coupled arm-rover motion, an operation involving exclusively the arm can be chosen. In this case, as depicted in Figure 3, the harness calls to </w:t>
      </w:r>
      <w:proofErr w:type="spellStart"/>
      <w:proofErr w:type="gramStart"/>
      <w:r w:rsidRPr="008B7964">
        <w:rPr>
          <w:i/>
          <w:lang w:val="en-GB" w:eastAsia="en-US"/>
        </w:rPr>
        <w:t>executeAtomicOperation</w:t>
      </w:r>
      <w:proofErr w:type="spellEnd"/>
      <w:r w:rsidRPr="008B7964">
        <w:rPr>
          <w:i/>
          <w:lang w:val="en-GB" w:eastAsia="en-US"/>
        </w:rPr>
        <w:t>(</w:t>
      </w:r>
      <w:proofErr w:type="gramEnd"/>
      <w:r w:rsidRPr="008B7964">
        <w:rPr>
          <w:i/>
          <w:lang w:val="en-GB" w:eastAsia="en-US"/>
        </w:rPr>
        <w:t>)</w:t>
      </w:r>
      <w:r>
        <w:rPr>
          <w:i/>
          <w:lang w:val="en-GB" w:eastAsia="en-US"/>
        </w:rPr>
        <w:t xml:space="preserve"> </w:t>
      </w:r>
      <w:r>
        <w:rPr>
          <w:lang w:val="en-GB" w:eastAsia="en-US"/>
        </w:rPr>
        <w:t>at</w:t>
      </w:r>
      <w:r w:rsidRPr="008B7964">
        <w:rPr>
          <w:lang w:val="en-GB" w:eastAsia="en-US"/>
        </w:rPr>
        <w:t xml:space="preserve"> the </w:t>
      </w:r>
      <w:r>
        <w:rPr>
          <w:lang w:val="en-GB" w:eastAsia="en-US"/>
        </w:rPr>
        <w:t xml:space="preserve">IDLE state. Then a Motion Plan is created consisting on only moving the arm </w:t>
      </w:r>
      <w:r w:rsidR="00612580">
        <w:rPr>
          <w:lang w:val="en-GB" w:eastAsia="en-US"/>
        </w:rPr>
        <w:t>to perform an operation</w:t>
      </w:r>
      <w:r>
        <w:rPr>
          <w:lang w:val="en-GB" w:eastAsia="en-US"/>
        </w:rPr>
        <w:t>. Later on, the state changes to EXECUTING_ARM_OPERATION and the position commands for the arm joints are generated.</w:t>
      </w:r>
    </w:p>
    <w:p w14:paraId="204A3203" w14:textId="568F3000" w:rsidR="00437483" w:rsidRDefault="009468E4" w:rsidP="00437483">
      <w:pPr>
        <w:jc w:val="center"/>
        <w:rPr>
          <w:lang w:val="en-GB"/>
        </w:rPr>
      </w:pPr>
      <w:r>
        <w:rPr>
          <w:noProof/>
          <w:lang w:val="en-US" w:eastAsia="en-US"/>
        </w:rPr>
        <w:drawing>
          <wp:inline distT="0" distB="0" distL="0" distR="0" wp14:anchorId="234FD430" wp14:editId="7B85C979">
            <wp:extent cx="6176645" cy="1898015"/>
            <wp:effectExtent l="0" t="0" r="0" b="6985"/>
            <wp:docPr id="16" name="Imagen 16" descr="C:\Users\rsanchez\Documents\GitHub\ADE_Mobile-Manipulation\doc\Atomic Oper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anchez\Documents\GitHub\ADE_Mobile-Manipulation\doc\Atomic Operation Sequ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1898015"/>
                    </a:xfrm>
                    <a:prstGeom prst="rect">
                      <a:avLst/>
                    </a:prstGeom>
                    <a:noFill/>
                    <a:ln>
                      <a:noFill/>
                    </a:ln>
                  </pic:spPr>
                </pic:pic>
              </a:graphicData>
            </a:graphic>
          </wp:inline>
        </w:drawing>
      </w:r>
    </w:p>
    <w:p w14:paraId="596D58E2" w14:textId="47045BEA" w:rsidR="00437483" w:rsidRDefault="00437483" w:rsidP="00437483">
      <w:pPr>
        <w:pStyle w:val="Descripcin"/>
        <w:jc w:val="center"/>
      </w:pPr>
      <w:bookmarkStart w:id="4" w:name="_Ref13480299"/>
      <w:bookmarkStart w:id="5" w:name="_Ref13480296"/>
      <w:r>
        <w:lastRenderedPageBreak/>
        <w:t xml:space="preserve">Figure </w:t>
      </w:r>
      <w:r>
        <w:fldChar w:fldCharType="begin"/>
      </w:r>
      <w:r>
        <w:instrText xml:space="preserve"> SEQ Figure \* ARABIC </w:instrText>
      </w:r>
      <w:r>
        <w:fldChar w:fldCharType="separate"/>
      </w:r>
      <w:r w:rsidR="00024329">
        <w:rPr>
          <w:noProof/>
        </w:rPr>
        <w:t>3</w:t>
      </w:r>
      <w:r>
        <w:fldChar w:fldCharType="end"/>
      </w:r>
      <w:bookmarkEnd w:id="4"/>
      <w:r>
        <w:t xml:space="preserve">. Sequence diagram for </w:t>
      </w:r>
      <w:r w:rsidR="009468E4">
        <w:t>an atomic operation</w:t>
      </w:r>
      <w:r>
        <w:t>.</w:t>
      </w:r>
      <w:bookmarkEnd w:id="5"/>
    </w:p>
    <w:p w14:paraId="25EAA2E6" w14:textId="5C1A6AE6" w:rsidR="00D9690B" w:rsidRDefault="00D9690B" w:rsidP="00D9690B">
      <w:pPr>
        <w:pStyle w:val="Ttulo3"/>
        <w:rPr>
          <w:lang w:val="en-GB" w:eastAsia="en-US"/>
        </w:rPr>
      </w:pPr>
      <w:r>
        <w:rPr>
          <w:lang w:val="en-GB" w:eastAsia="en-US"/>
        </w:rPr>
        <w:t>Pause operation</w:t>
      </w:r>
    </w:p>
    <w:p w14:paraId="35781DC2" w14:textId="01AC4227" w:rsidR="00D9690B" w:rsidRDefault="00D9690B" w:rsidP="00D9690B">
      <w:pPr>
        <w:rPr>
          <w:lang w:val="en-GB" w:eastAsia="en-US"/>
        </w:rPr>
      </w:pPr>
      <w:r>
        <w:rPr>
          <w:lang w:val="en-GB" w:eastAsia="en-US"/>
        </w:rPr>
        <w:t xml:space="preserve">During the execution of the motion plan can arise the need of pausing it. Figure 4 depicts the sequence diagram in which this case is represented. </w:t>
      </w:r>
    </w:p>
    <w:p w14:paraId="6AD591BC" w14:textId="77777777" w:rsidR="00D9690B" w:rsidRDefault="00D9690B" w:rsidP="00D9690B">
      <w:pPr>
        <w:keepNext/>
        <w:jc w:val="center"/>
      </w:pPr>
      <w:r>
        <w:rPr>
          <w:noProof/>
          <w:lang w:val="en-US" w:eastAsia="en-US"/>
        </w:rPr>
        <w:drawing>
          <wp:inline distT="0" distB="0" distL="0" distR="0" wp14:anchorId="61417815" wp14:editId="6942D71A">
            <wp:extent cx="3113537" cy="2188780"/>
            <wp:effectExtent l="0" t="0" r="0" b="2540"/>
            <wp:docPr id="9" name="Imagen 9" descr="C:\Users\rsanchez\Documents\GitHub\ADE_Mobile-Manipulation\doc\Pa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anchez\Documents\GitHub\ADE_Mobile-Manipulation\doc\Pause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649" cy="2194482"/>
                    </a:xfrm>
                    <a:prstGeom prst="rect">
                      <a:avLst/>
                    </a:prstGeom>
                    <a:noFill/>
                    <a:ln>
                      <a:noFill/>
                    </a:ln>
                  </pic:spPr>
                </pic:pic>
              </a:graphicData>
            </a:graphic>
          </wp:inline>
        </w:drawing>
      </w:r>
    </w:p>
    <w:p w14:paraId="48727C5A" w14:textId="0792D821" w:rsidR="00D9690B" w:rsidRDefault="00D9690B" w:rsidP="00D9690B">
      <w:pPr>
        <w:pStyle w:val="Descripcin"/>
        <w:jc w:val="center"/>
      </w:pPr>
      <w:r>
        <w:t xml:space="preserve">Figure </w:t>
      </w:r>
      <w:r>
        <w:fldChar w:fldCharType="begin"/>
      </w:r>
      <w:r>
        <w:instrText xml:space="preserve"> SEQ Figure \* ARABIC </w:instrText>
      </w:r>
      <w:r>
        <w:fldChar w:fldCharType="separate"/>
      </w:r>
      <w:r w:rsidR="00024329">
        <w:rPr>
          <w:noProof/>
        </w:rPr>
        <w:t>4</w:t>
      </w:r>
      <w:r>
        <w:fldChar w:fldCharType="end"/>
      </w:r>
      <w:r>
        <w:t>. Sequence diagram for pausing the execution</w:t>
      </w:r>
    </w:p>
    <w:p w14:paraId="37778E58" w14:textId="2253560E" w:rsidR="00D9690B" w:rsidRDefault="00D9690B" w:rsidP="00D9690B">
      <w:pPr>
        <w:pStyle w:val="Ttulo3"/>
        <w:rPr>
          <w:lang w:val="en-GB" w:eastAsia="en-US"/>
        </w:rPr>
      </w:pPr>
      <w:r>
        <w:rPr>
          <w:lang w:val="en-GB" w:eastAsia="en-US"/>
        </w:rPr>
        <w:t>Error handling example</w:t>
      </w:r>
    </w:p>
    <w:p w14:paraId="05F4FB24" w14:textId="2DCED08A" w:rsidR="00D9690B" w:rsidRDefault="00D9690B" w:rsidP="00D9690B">
      <w:pPr>
        <w:rPr>
          <w:lang w:val="en-GB" w:eastAsia="en-US"/>
        </w:rPr>
      </w:pPr>
      <w:r>
        <w:rPr>
          <w:lang w:val="en-GB" w:eastAsia="en-US"/>
        </w:rPr>
        <w:t xml:space="preserve">Figure 5 </w:t>
      </w:r>
      <w:r w:rsidR="00612580">
        <w:rPr>
          <w:lang w:val="en-GB" w:eastAsia="en-US"/>
        </w:rPr>
        <w:t>illustrates</w:t>
      </w:r>
      <w:r>
        <w:rPr>
          <w:lang w:val="en-GB" w:eastAsia="en-US"/>
        </w:rPr>
        <w:t xml:space="preserve"> how an error during the motion plan execution arises and is handled. </w:t>
      </w:r>
      <w:r w:rsidR="00DE03DB">
        <w:rPr>
          <w:lang w:val="en-GB" w:eastAsia="en-US"/>
        </w:rPr>
        <w:t xml:space="preserve">In this case the error code is EXCESSIVE_DRIFT (see table I), which is caused by the rover being too far from the planned path. As result, the planner enters into the ERROR state and, according to how this error must be handled, the Motion Plan is computed again. </w:t>
      </w:r>
    </w:p>
    <w:p w14:paraId="6BCD96B5" w14:textId="77777777" w:rsidR="00EE6E14" w:rsidRDefault="00D9690B" w:rsidP="00EE6E14">
      <w:pPr>
        <w:keepNext/>
        <w:jc w:val="center"/>
      </w:pPr>
      <w:r>
        <w:rPr>
          <w:noProof/>
          <w:lang w:val="en-US" w:eastAsia="en-US"/>
        </w:rPr>
        <w:drawing>
          <wp:inline distT="0" distB="0" distL="0" distR="0" wp14:anchorId="52001B4E" wp14:editId="6CB589F7">
            <wp:extent cx="6184900" cy="2708910"/>
            <wp:effectExtent l="0" t="0" r="6350" b="0"/>
            <wp:docPr id="10" name="Imagen 10" descr="C:\Users\rsanchez\Documents\GitHub\ADE_Mobile-Manipulation\doc\Error during Motion 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anchez\Documents\GitHub\ADE_Mobile-Manipulation\doc\Error during Motion Execu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2708910"/>
                    </a:xfrm>
                    <a:prstGeom prst="rect">
                      <a:avLst/>
                    </a:prstGeom>
                    <a:noFill/>
                    <a:ln>
                      <a:noFill/>
                    </a:ln>
                  </pic:spPr>
                </pic:pic>
              </a:graphicData>
            </a:graphic>
          </wp:inline>
        </w:drawing>
      </w:r>
    </w:p>
    <w:p w14:paraId="48369B36" w14:textId="738D45F1" w:rsidR="00D9690B"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5</w:t>
      </w:r>
      <w:r>
        <w:fldChar w:fldCharType="end"/>
      </w:r>
      <w:r>
        <w:t>. Sequence diagram for an error handling case</w:t>
      </w:r>
    </w:p>
    <w:p w14:paraId="5E95699B" w14:textId="4D839810" w:rsidR="00EE6E14" w:rsidRDefault="00EE6E14" w:rsidP="00EE6E14">
      <w:pPr>
        <w:pStyle w:val="Ttulo3"/>
        <w:rPr>
          <w:lang w:val="en-GB" w:eastAsia="en-US"/>
        </w:rPr>
      </w:pPr>
      <w:proofErr w:type="spellStart"/>
      <w:r>
        <w:rPr>
          <w:lang w:val="en-GB" w:eastAsia="en-US"/>
        </w:rPr>
        <w:t>LocCam</w:t>
      </w:r>
      <w:proofErr w:type="spellEnd"/>
      <w:r>
        <w:rPr>
          <w:lang w:val="en-GB" w:eastAsia="en-US"/>
        </w:rPr>
        <w:t xml:space="preserve"> DEM update and </w:t>
      </w:r>
      <w:proofErr w:type="spellStart"/>
      <w:r>
        <w:rPr>
          <w:lang w:val="en-GB" w:eastAsia="en-US"/>
        </w:rPr>
        <w:t>replanning</w:t>
      </w:r>
      <w:proofErr w:type="spellEnd"/>
    </w:p>
    <w:p w14:paraId="2501552C" w14:textId="5545D890" w:rsidR="00EE6E14" w:rsidRPr="00DE03DB" w:rsidRDefault="00EE6E14" w:rsidP="00EE6E14">
      <w:pPr>
        <w:rPr>
          <w:lang w:val="en-GB" w:eastAsia="en-US"/>
        </w:rPr>
      </w:pPr>
      <w:r>
        <w:rPr>
          <w:lang w:val="en-GB" w:eastAsia="en-US"/>
        </w:rPr>
        <w:t>Figure 6 show</w:t>
      </w:r>
      <w:r w:rsidR="00612580">
        <w:rPr>
          <w:lang w:val="en-GB" w:eastAsia="en-US"/>
        </w:rPr>
        <w:t>s</w:t>
      </w:r>
      <w:r>
        <w:rPr>
          <w:lang w:val="en-GB" w:eastAsia="en-US"/>
        </w:rPr>
        <w:t xml:space="preserve"> what happens when a new DEM from the Localization Camera</w:t>
      </w:r>
      <w:r w:rsidR="00612580">
        <w:rPr>
          <w:lang w:val="en-GB" w:eastAsia="en-US"/>
        </w:rPr>
        <w:t xml:space="preserve"> (</w:t>
      </w:r>
      <w:proofErr w:type="spellStart"/>
      <w:r w:rsidR="00612580">
        <w:rPr>
          <w:lang w:val="en-GB" w:eastAsia="en-US"/>
        </w:rPr>
        <w:t>LocCam</w:t>
      </w:r>
      <w:proofErr w:type="spellEnd"/>
      <w:r w:rsidR="00612580">
        <w:rPr>
          <w:lang w:val="en-GB" w:eastAsia="en-US"/>
        </w:rPr>
        <w:t>)</w:t>
      </w:r>
      <w:r>
        <w:rPr>
          <w:lang w:val="en-GB" w:eastAsia="en-US"/>
        </w:rPr>
        <w:t xml:space="preserve"> is received and contains an obstacle within it.</w:t>
      </w:r>
      <w:r w:rsidR="00DE03DB">
        <w:rPr>
          <w:lang w:val="en-GB" w:eastAsia="en-US"/>
        </w:rPr>
        <w:t xml:space="preserve"> In this case, </w:t>
      </w:r>
      <w:proofErr w:type="spellStart"/>
      <w:proofErr w:type="gramStart"/>
      <w:r w:rsidR="00DE03DB" w:rsidRPr="00DE03DB">
        <w:rPr>
          <w:i/>
          <w:lang w:val="en-GB" w:eastAsia="en-US"/>
        </w:rPr>
        <w:t>checkObstacles</w:t>
      </w:r>
      <w:proofErr w:type="spellEnd"/>
      <w:r w:rsidR="00DE03DB" w:rsidRPr="00DE03DB">
        <w:rPr>
          <w:i/>
          <w:lang w:val="en-GB" w:eastAsia="en-US"/>
        </w:rPr>
        <w:t>(</w:t>
      </w:r>
      <w:proofErr w:type="gramEnd"/>
      <w:r w:rsidR="00DE03DB" w:rsidRPr="00DE03DB">
        <w:rPr>
          <w:i/>
          <w:lang w:val="en-GB" w:eastAsia="en-US"/>
        </w:rPr>
        <w:t>)</w:t>
      </w:r>
      <w:r w:rsidR="00DE03DB">
        <w:rPr>
          <w:i/>
          <w:lang w:val="en-GB" w:eastAsia="en-US"/>
        </w:rPr>
        <w:t xml:space="preserve"> </w:t>
      </w:r>
      <w:r w:rsidR="00DE03DB">
        <w:rPr>
          <w:lang w:val="en-GB" w:eastAsia="en-US"/>
        </w:rPr>
        <w:t xml:space="preserve">returns a </w:t>
      </w:r>
      <w:r w:rsidR="00612580">
        <w:rPr>
          <w:lang w:val="en-GB" w:eastAsia="en-US"/>
        </w:rPr>
        <w:t>true</w:t>
      </w:r>
      <w:r w:rsidR="00DE03DB">
        <w:rPr>
          <w:lang w:val="en-GB" w:eastAsia="en-US"/>
        </w:rPr>
        <w:t xml:space="preserve"> value, indicating there is in fact an obstacle </w:t>
      </w:r>
      <w:r w:rsidR="00612580">
        <w:rPr>
          <w:lang w:val="en-GB" w:eastAsia="en-US"/>
        </w:rPr>
        <w:t>on</w:t>
      </w:r>
      <w:r w:rsidR="00DE03DB">
        <w:rPr>
          <w:lang w:val="en-GB" w:eastAsia="en-US"/>
        </w:rPr>
        <w:t xml:space="preserve"> </w:t>
      </w:r>
      <w:r w:rsidR="00612580">
        <w:rPr>
          <w:lang w:val="en-GB" w:eastAsia="en-US"/>
        </w:rPr>
        <w:t>the rover path</w:t>
      </w:r>
      <w:r w:rsidR="00DE03DB">
        <w:rPr>
          <w:lang w:val="en-GB" w:eastAsia="en-US"/>
        </w:rPr>
        <w:t>. Therefore, the Motion Plan is generated again.</w:t>
      </w:r>
    </w:p>
    <w:p w14:paraId="09A37541" w14:textId="238E0B21" w:rsidR="00EE6E14" w:rsidRDefault="00DE03DB" w:rsidP="00EE6E14">
      <w:pPr>
        <w:keepNext/>
        <w:jc w:val="center"/>
      </w:pPr>
      <w:r>
        <w:rPr>
          <w:noProof/>
          <w:lang w:val="en-US" w:eastAsia="en-US"/>
        </w:rPr>
        <w:lastRenderedPageBreak/>
        <w:drawing>
          <wp:inline distT="0" distB="0" distL="0" distR="0" wp14:anchorId="14EDF8F0" wp14:editId="4884A3D5">
            <wp:extent cx="6184900" cy="2907030"/>
            <wp:effectExtent l="0" t="0" r="6350" b="7620"/>
            <wp:docPr id="14" name="Imagen 14" descr="C:\Users\rsanchez\Documents\GitHub\ADE_Mobile-Manipulation\doc\Update Loc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anchez\Documents\GitHub\ADE_Mobile-Manipulation\doc\Update LocD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907030"/>
                    </a:xfrm>
                    <a:prstGeom prst="rect">
                      <a:avLst/>
                    </a:prstGeom>
                    <a:noFill/>
                    <a:ln>
                      <a:noFill/>
                    </a:ln>
                  </pic:spPr>
                </pic:pic>
              </a:graphicData>
            </a:graphic>
          </wp:inline>
        </w:drawing>
      </w:r>
    </w:p>
    <w:p w14:paraId="106F36BA" w14:textId="368CF1CF" w:rsidR="00EE6E14" w:rsidRPr="00EE6E14"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6</w:t>
      </w:r>
      <w:r>
        <w:fldChar w:fldCharType="end"/>
      </w:r>
      <w:r>
        <w:t xml:space="preserve">. Sequence diagram for a </w:t>
      </w:r>
      <w:proofErr w:type="spellStart"/>
      <w:r>
        <w:t>replanning</w:t>
      </w:r>
      <w:proofErr w:type="spellEnd"/>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3B2113C6" w:rsidR="00304F69" w:rsidRDefault="00CC6D81" w:rsidP="00304F69">
      <w:pPr>
        <w:rPr>
          <w:lang w:val="en-GB" w:eastAsia="en-US"/>
        </w:rPr>
      </w:pPr>
      <w:r>
        <w:rPr>
          <w:lang w:val="en-GB" w:eastAsia="en-US"/>
        </w:rPr>
        <w:t xml:space="preserve">Figure </w:t>
      </w:r>
      <w:r w:rsidR="00615788">
        <w:rPr>
          <w:lang w:val="en-GB" w:eastAsia="en-US"/>
        </w:rPr>
        <w:t>7</w:t>
      </w:r>
      <w:r>
        <w:rPr>
          <w:lang w:val="en-GB" w:eastAsia="en-US"/>
        </w:rPr>
        <w:t xml:space="preserve"> depict</w:t>
      </w:r>
      <w:r w:rsidR="00612580">
        <w:rPr>
          <w:lang w:val="en-GB" w:eastAsia="en-US"/>
        </w:rPr>
        <w:t>s</w:t>
      </w:r>
      <w:r>
        <w:rPr>
          <w:lang w:val="en-GB" w:eastAsia="en-US"/>
        </w:rPr>
        <w:t xml:space="preserve"> a di</w:t>
      </w:r>
      <w:r w:rsidR="00DE4B7A">
        <w:rPr>
          <w:lang w:val="en-GB" w:eastAsia="en-US"/>
        </w:rPr>
        <w:t>agram with the different states</w:t>
      </w:r>
      <w:r w:rsidR="006D4A5C">
        <w:rPr>
          <w:lang w:val="en-GB" w:eastAsia="en-US"/>
        </w:rPr>
        <w:t xml:space="preserve"> of the </w:t>
      </w:r>
      <w:r w:rsidR="00612580">
        <w:rPr>
          <w:lang w:val="en-GB" w:eastAsia="en-US"/>
        </w:rPr>
        <w:t>components</w:t>
      </w:r>
      <w:r w:rsidR="00DE4B7A">
        <w:rPr>
          <w:lang w:val="en-GB" w:eastAsia="en-US"/>
        </w:rPr>
        <w:t xml:space="preserve"> and their </w:t>
      </w:r>
      <w:r w:rsidR="00612580">
        <w:rPr>
          <w:lang w:val="en-GB" w:eastAsia="en-US"/>
        </w:rPr>
        <w:t>transitions</w:t>
      </w:r>
      <w:r w:rsidR="00DE4B7A">
        <w:rPr>
          <w:lang w:val="en-GB" w:eastAsia="en-US"/>
        </w:rPr>
        <w:t>.</w:t>
      </w:r>
      <w:r w:rsidR="00E82677">
        <w:rPr>
          <w:lang w:val="en-GB" w:eastAsia="en-US"/>
        </w:rPr>
        <w:t xml:space="preserve"> The meaning of each state is denoted as follows:</w:t>
      </w:r>
    </w:p>
    <w:p w14:paraId="687EA994" w14:textId="067D17C0" w:rsidR="0097271B" w:rsidRPr="0097271B" w:rsidRDefault="00304F69" w:rsidP="0097271B">
      <w:pPr>
        <w:pStyle w:val="Prrafodelista"/>
        <w:numPr>
          <w:ilvl w:val="0"/>
          <w:numId w:val="4"/>
        </w:numPr>
        <w:rPr>
          <w:lang w:val="en-GB" w:eastAsia="en-US"/>
        </w:rPr>
      </w:pPr>
      <w:r w:rsidRPr="00E82677">
        <w:rPr>
          <w:b/>
          <w:lang w:val="en-GB" w:eastAsia="en-US"/>
        </w:rPr>
        <w:t>IDLE</w:t>
      </w:r>
      <w:r>
        <w:rPr>
          <w:lang w:val="en-GB" w:eastAsia="en-US"/>
        </w:rPr>
        <w:t xml:space="preserve">: </w:t>
      </w:r>
      <w:r w:rsidR="00607D04">
        <w:rPr>
          <w:lang w:val="en-GB" w:eastAsia="en-US"/>
        </w:rPr>
        <w:t xml:space="preserve">The state in which the </w:t>
      </w:r>
      <w:r w:rsidR="00612580">
        <w:rPr>
          <w:lang w:val="en-GB" w:eastAsia="en-US"/>
        </w:rPr>
        <w:t>component</w:t>
      </w:r>
      <w:r w:rsidR="00607D04">
        <w:rPr>
          <w:lang w:val="en-GB" w:eastAsia="en-US"/>
        </w:rPr>
        <w:t xml:space="preserve"> </w:t>
      </w:r>
      <w:r w:rsidR="00612580">
        <w:rPr>
          <w:lang w:val="en-GB" w:eastAsia="en-US"/>
        </w:rPr>
        <w:t>starts</w:t>
      </w:r>
      <w:r w:rsidR="00607D04">
        <w:rPr>
          <w:lang w:val="en-GB" w:eastAsia="en-US"/>
        </w:rPr>
        <w:t xml:space="preserve"> when it is created</w:t>
      </w:r>
      <w:r w:rsidR="00612580">
        <w:rPr>
          <w:lang w:val="en-GB" w:eastAsia="en-US"/>
        </w:rPr>
        <w:t xml:space="preserve"> and finish a motion</w:t>
      </w:r>
      <w:r w:rsidR="00607D04">
        <w:rPr>
          <w:lang w:val="en-GB" w:eastAsia="en-US"/>
        </w:rPr>
        <w:t xml:space="preserve">. It serves as a starting point to either </w:t>
      </w:r>
      <w:r w:rsidR="0097271B">
        <w:rPr>
          <w:lang w:val="en-GB" w:eastAsia="en-US"/>
        </w:rPr>
        <w:t>perform a complete rover-arm operation or an atomic arm operation.</w:t>
      </w:r>
    </w:p>
    <w:p w14:paraId="0D1D0B57" w14:textId="77324690"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 xml:space="preserve">The software computes the optimal </w:t>
      </w:r>
      <w:r w:rsidR="00612580">
        <w:rPr>
          <w:lang w:val="en-GB" w:eastAsia="en-US"/>
        </w:rPr>
        <w:t>motion plan</w:t>
      </w:r>
      <w:r w:rsidR="000A5501">
        <w:rPr>
          <w:lang w:val="en-GB" w:eastAsia="en-US"/>
        </w:rPr>
        <w:t xml:space="preserve"> for the rover-manipulator system in order to reach </w:t>
      </w:r>
      <w:proofErr w:type="gramStart"/>
      <w:r w:rsidR="000A5501">
        <w:rPr>
          <w:lang w:val="en-GB" w:eastAsia="en-US"/>
        </w:rPr>
        <w:t xml:space="preserve">a </w:t>
      </w:r>
      <w:r w:rsidR="00612580">
        <w:rPr>
          <w:lang w:val="en-GB" w:eastAsia="en-US"/>
        </w:rPr>
        <w:t>the</w:t>
      </w:r>
      <w:proofErr w:type="gramEnd"/>
      <w:r w:rsidR="000A5501">
        <w:rPr>
          <w:lang w:val="en-GB" w:eastAsia="en-US"/>
        </w:rPr>
        <w:t xml:space="preserve"> </w:t>
      </w:r>
      <w:r w:rsidR="00612580">
        <w:rPr>
          <w:lang w:val="en-GB" w:eastAsia="en-US"/>
        </w:rPr>
        <w:t>sample location</w:t>
      </w:r>
      <w:r w:rsidR="000A5501">
        <w:rPr>
          <w:lang w:val="en-GB" w:eastAsia="en-US"/>
        </w:rPr>
        <w:t>.</w:t>
      </w:r>
    </w:p>
    <w:p w14:paraId="3924AF20" w14:textId="05692995"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 xml:space="preserve">the </w:t>
      </w:r>
      <w:r w:rsidR="00612580">
        <w:rPr>
          <w:lang w:val="en-GB" w:eastAsia="en-US"/>
        </w:rPr>
        <w:t>component</w:t>
      </w:r>
      <w:r w:rsidR="00C92C7E">
        <w:rPr>
          <w:lang w:val="en-GB" w:eastAsia="en-US"/>
        </w:rPr>
        <w:t xml:space="preserve"> waits until the corresponding function to</w:t>
      </w:r>
      <w:r w:rsidR="006D4A5C">
        <w:rPr>
          <w:lang w:val="en-GB" w:eastAsia="en-US"/>
        </w:rPr>
        <w:t xml:space="preserve"> start </w:t>
      </w:r>
      <w:r w:rsidR="00612580">
        <w:rPr>
          <w:lang w:val="en-GB" w:eastAsia="en-US"/>
        </w:rPr>
        <w:t>the execution</w:t>
      </w:r>
      <w:r w:rsidR="00C92C7E">
        <w:rPr>
          <w:lang w:val="en-GB" w:eastAsia="en-US"/>
        </w:rPr>
        <w:t xml:space="preserve">, </w:t>
      </w:r>
      <w:proofErr w:type="gramStart"/>
      <w:r w:rsidR="0097271B">
        <w:rPr>
          <w:i/>
          <w:lang w:val="en-GB" w:eastAsia="en-US"/>
        </w:rPr>
        <w:t>start</w:t>
      </w:r>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281927B5"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he</w:t>
      </w:r>
      <w:r w:rsidR="0097271B">
        <w:rPr>
          <w:lang w:val="en-GB" w:eastAsia="en-US"/>
        </w:rPr>
        <w:t xml:space="preserve"> component provides the commands to the</w:t>
      </w:r>
      <w:r w:rsidR="006D4A5C">
        <w:rPr>
          <w:lang w:val="en-GB" w:eastAsia="en-US"/>
        </w:rPr>
        <w:t xml:space="preserve"> rover and </w:t>
      </w:r>
      <w:r w:rsidR="0097271B">
        <w:rPr>
          <w:lang w:val="en-GB" w:eastAsia="en-US"/>
        </w:rPr>
        <w:t xml:space="preserve">the </w:t>
      </w:r>
      <w:r w:rsidR="006D4A5C">
        <w:rPr>
          <w:lang w:val="en-GB" w:eastAsia="en-US"/>
        </w:rPr>
        <w:t xml:space="preserve">arm </w:t>
      </w:r>
      <w:r w:rsidR="0097271B">
        <w:rPr>
          <w:lang w:val="en-GB" w:eastAsia="en-US"/>
        </w:rPr>
        <w:t>according to their current positions and the</w:t>
      </w:r>
      <w:r w:rsidR="006D4A5C">
        <w:rPr>
          <w:lang w:val="en-GB" w:eastAsia="en-US"/>
        </w:rPr>
        <w:t xml:space="preserve"> computed Motion Plan.</w:t>
      </w:r>
    </w:p>
    <w:p w14:paraId="6A6845D9" w14:textId="2ADB9F6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r w:rsidR="00612580">
        <w:rPr>
          <w:lang w:val="en-GB" w:eastAsia="en-US"/>
        </w:rPr>
        <w:t xml:space="preserve"> and continue the planned motion</w:t>
      </w:r>
      <w:r w:rsidR="000A5501">
        <w:rPr>
          <w:lang w:val="en-GB" w:eastAsia="en-US"/>
        </w:rPr>
        <w:t>.</w:t>
      </w:r>
    </w:p>
    <w:p w14:paraId="3CFF7622" w14:textId="78FD34EB"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w:t>
      </w:r>
      <w:r w:rsidR="0097271B">
        <w:rPr>
          <w:lang w:val="en-GB" w:eastAsia="en-US"/>
        </w:rPr>
        <w:t>an obstacle is detected</w:t>
      </w:r>
      <w:r w:rsidR="00612580">
        <w:rPr>
          <w:lang w:val="en-GB" w:eastAsia="en-US"/>
        </w:rPr>
        <w:t>, the sample location is changed or some errors arise,</w:t>
      </w:r>
      <w:r w:rsidR="000A5501">
        <w:rPr>
          <w:lang w:val="en-GB" w:eastAsia="en-US"/>
        </w:rPr>
        <w:t xml:space="preserve"> the </w:t>
      </w:r>
      <w:r w:rsidR="00612580">
        <w:rPr>
          <w:lang w:val="en-GB" w:eastAsia="en-US"/>
        </w:rPr>
        <w:t>component</w:t>
      </w:r>
      <w:r w:rsidR="000A5501">
        <w:rPr>
          <w:lang w:val="en-GB" w:eastAsia="en-US"/>
        </w:rPr>
        <w:t xml:space="preserve"> </w:t>
      </w:r>
      <w:r w:rsidR="00612580">
        <w:rPr>
          <w:lang w:val="en-GB" w:eastAsia="en-US"/>
        </w:rPr>
        <w:t>goes</w:t>
      </w:r>
      <w:r w:rsidR="000A5501">
        <w:rPr>
          <w:lang w:val="en-GB" w:eastAsia="en-US"/>
        </w:rPr>
        <w:t xml:space="preserve"> into this state. Here, the cost map is updated and the Motion Plan is computed again.</w:t>
      </w:r>
    </w:p>
    <w:p w14:paraId="42B4E5F5" w14:textId="07ABCE21" w:rsidR="0097271B" w:rsidRDefault="00304F69" w:rsidP="00304F69">
      <w:pPr>
        <w:pStyle w:val="Prrafodelista"/>
        <w:numPr>
          <w:ilvl w:val="0"/>
          <w:numId w:val="4"/>
        </w:numPr>
        <w:rPr>
          <w:lang w:val="en-GB" w:eastAsia="en-US"/>
        </w:rPr>
      </w:pPr>
      <w:r w:rsidRPr="00E82677">
        <w:rPr>
          <w:b/>
          <w:lang w:val="en-GB" w:eastAsia="en-US"/>
        </w:rPr>
        <w:t>EXECUTING_</w:t>
      </w:r>
      <w:r w:rsidR="0097271B">
        <w:rPr>
          <w:b/>
          <w:lang w:val="en-GB" w:eastAsia="en-US"/>
        </w:rPr>
        <w:t>ARM_OPERATION</w:t>
      </w:r>
      <w:r>
        <w:rPr>
          <w:lang w:val="en-GB" w:eastAsia="en-US"/>
        </w:rPr>
        <w:t>:</w:t>
      </w:r>
      <w:r w:rsidR="000A5501">
        <w:rPr>
          <w:lang w:val="en-GB" w:eastAsia="en-US"/>
        </w:rPr>
        <w:t xml:space="preserve"> </w:t>
      </w:r>
      <w:r w:rsidR="0097271B">
        <w:rPr>
          <w:lang w:val="en-GB" w:eastAsia="en-US"/>
        </w:rPr>
        <w:t xml:space="preserve">In this state, the rover base is stopped, while the arm motion is controlled to perform a </w:t>
      </w:r>
      <w:r w:rsidR="00612580">
        <w:rPr>
          <w:lang w:val="en-GB" w:eastAsia="en-US"/>
        </w:rPr>
        <w:t>preprogramed</w:t>
      </w:r>
      <w:r w:rsidR="0097271B">
        <w:rPr>
          <w:lang w:val="en-GB" w:eastAsia="en-US"/>
        </w:rPr>
        <w:t xml:space="preserve"> operation.</w:t>
      </w:r>
    </w:p>
    <w:p w14:paraId="22E63D19" w14:textId="775E1481" w:rsidR="00304F69" w:rsidRDefault="0097271B" w:rsidP="00304F69">
      <w:pPr>
        <w:pStyle w:val="Prrafodelista"/>
        <w:numPr>
          <w:ilvl w:val="0"/>
          <w:numId w:val="4"/>
        </w:numPr>
        <w:rPr>
          <w:lang w:val="en-GB" w:eastAsia="en-US"/>
        </w:rPr>
      </w:pPr>
      <w:r>
        <w:rPr>
          <w:b/>
          <w:lang w:val="en-GB" w:eastAsia="en-US"/>
        </w:rPr>
        <w:t>RETRIEVING</w:t>
      </w:r>
      <w:r w:rsidRPr="0097271B">
        <w:rPr>
          <w:b/>
          <w:lang w:val="en-GB" w:eastAsia="en-US"/>
        </w:rPr>
        <w:t>_ARM</w:t>
      </w:r>
      <w:r>
        <w:rPr>
          <w:b/>
          <w:lang w:val="en-GB" w:eastAsia="en-US"/>
        </w:rPr>
        <w:t xml:space="preserve">: </w:t>
      </w:r>
      <w:r>
        <w:rPr>
          <w:lang w:val="en-GB" w:eastAsia="en-US"/>
        </w:rPr>
        <w:t xml:space="preserve">The arm is controlled to reach </w:t>
      </w:r>
      <w:r w:rsidR="000A48D1">
        <w:rPr>
          <w:lang w:val="en-GB" w:eastAsia="en-US"/>
        </w:rPr>
        <w:t>the home position</w:t>
      </w:r>
      <w:r>
        <w:rPr>
          <w:lang w:val="en-GB" w:eastAsia="en-US"/>
        </w:rPr>
        <w:t>.</w:t>
      </w:r>
      <w:r w:rsidR="000A5501">
        <w:rPr>
          <w:lang w:val="en-GB" w:eastAsia="en-US"/>
        </w:rPr>
        <w:t xml:space="preserve"> </w:t>
      </w:r>
    </w:p>
    <w:p w14:paraId="45D0CEE1" w14:textId="5A50201B"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w:t>
      </w:r>
      <w:r w:rsidR="00D855BE">
        <w:rPr>
          <w:lang w:val="en-GB" w:eastAsia="en-US"/>
        </w:rPr>
        <w:t>has</w:t>
      </w:r>
      <w:r w:rsidR="000A5501">
        <w:rPr>
          <w:lang w:val="en-GB" w:eastAsia="en-US"/>
        </w:rPr>
        <w:t xml:space="preserve"> concluded, the program enters into this final state</w:t>
      </w:r>
      <w:r w:rsidR="000A48D1">
        <w:rPr>
          <w:lang w:val="en-GB" w:eastAsia="en-US"/>
        </w:rPr>
        <w:t xml:space="preserve">, waiting for an </w:t>
      </w:r>
      <w:proofErr w:type="gramStart"/>
      <w:r w:rsidR="000A48D1" w:rsidRPr="000A48D1">
        <w:rPr>
          <w:i/>
          <w:lang w:val="en-GB" w:eastAsia="en-US"/>
        </w:rPr>
        <w:t>ack(</w:t>
      </w:r>
      <w:proofErr w:type="gramEnd"/>
      <w:r w:rsidR="000A48D1" w:rsidRPr="000A48D1">
        <w:rPr>
          <w:i/>
          <w:lang w:val="en-GB" w:eastAsia="en-US"/>
        </w:rPr>
        <w:t>)</w:t>
      </w:r>
      <w:r w:rsidR="000A48D1">
        <w:rPr>
          <w:lang w:val="en-GB" w:eastAsia="en-US"/>
        </w:rPr>
        <w:t xml:space="preserve"> to go to th</w:t>
      </w:r>
      <w:r w:rsidR="002832DA">
        <w:rPr>
          <w:lang w:val="en-GB" w:eastAsia="en-US"/>
        </w:rPr>
        <w:t>e idle state and wait for a new motion plan</w:t>
      </w:r>
      <w:r w:rsidR="000E61E2">
        <w:rPr>
          <w:lang w:val="en-GB" w:eastAsia="en-US"/>
        </w:rPr>
        <w:t>.</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55C4AAFE" w:rsidR="00DE4B7A" w:rsidRDefault="00694B94" w:rsidP="00DE4B7A">
      <w:pPr>
        <w:keepNext/>
        <w:jc w:val="center"/>
      </w:pPr>
      <w:r>
        <w:rPr>
          <w:noProof/>
          <w:lang w:val="en-US" w:eastAsia="en-US"/>
        </w:rPr>
        <w:lastRenderedPageBreak/>
        <w:drawing>
          <wp:inline distT="0" distB="0" distL="0" distR="0" wp14:anchorId="2ACF3C4E" wp14:editId="0256C4B3">
            <wp:extent cx="6184900" cy="5210175"/>
            <wp:effectExtent l="0" t="0" r="6350" b="9525"/>
            <wp:docPr id="7" name="Imagen 7" descr="C:\Users\rsanchez\Documents\GitHub\ADE_Mobile-Manipulation\doc\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anchez\Documents\GitHub\ADE_Mobile-Manipulation\doc\Mobile Manipulation State 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101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sidR="00024329">
        <w:rPr>
          <w:noProof/>
        </w:rPr>
        <w:t>7</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w:t>
      </w:r>
      <w:r>
        <w:rPr>
          <w:lang w:val="en-GB" w:eastAsia="en-US"/>
        </w:rPr>
        <w:lastRenderedPageBreak/>
        <w:t xml:space="preserve">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rsidR="00024329">
        <w:t xml:space="preserve">Figure </w:t>
      </w:r>
      <w:r w:rsidR="00024329">
        <w:rPr>
          <w:noProof/>
        </w:rPr>
        <w:t>8</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n-US" w:eastAsia="en-U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6" w:name="_Ref2775988"/>
      <w:r>
        <w:t xml:space="preserve">Figure </w:t>
      </w:r>
      <w:r>
        <w:fldChar w:fldCharType="begin"/>
      </w:r>
      <w:r>
        <w:instrText xml:space="preserve"> SEQ Figure \* ARABIC </w:instrText>
      </w:r>
      <w:r>
        <w:fldChar w:fldCharType="separate"/>
      </w:r>
      <w:r w:rsidR="00024329">
        <w:rPr>
          <w:noProof/>
        </w:rPr>
        <w:t>8</w:t>
      </w:r>
      <w:r>
        <w:fldChar w:fldCharType="end"/>
      </w:r>
      <w:bookmarkEnd w:id="6"/>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rsidR="00024329">
        <w:t xml:space="preserve">Figure </w:t>
      </w:r>
      <w:r w:rsidR="00024329">
        <w:rPr>
          <w:noProof/>
        </w:rPr>
        <w:t>9</w:t>
      </w:r>
      <w:r>
        <w:rPr>
          <w:lang w:val="en-GB" w:eastAsia="en-US"/>
        </w:rPr>
        <w:fldChar w:fldCharType="end"/>
      </w:r>
      <w:r>
        <w:rPr>
          <w:lang w:val="en-GB" w:eastAsia="en-US"/>
        </w:rPr>
        <w:t xml:space="preserve"> there is a small corridor in position (5</w:t>
      </w:r>
      <w:proofErr w:type="gramStart"/>
      <w:r>
        <w:rPr>
          <w:lang w:val="en-GB" w:eastAsia="en-US"/>
        </w:rPr>
        <w:t>,15</w:t>
      </w:r>
      <w:proofErr w:type="gramEnd"/>
      <w:r>
        <w:rPr>
          <w:lang w:val="en-GB" w:eastAsia="en-US"/>
        </w:rPr>
        <w:t>)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n-US" w:eastAsia="en-U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7" w:name="_Ref13170398"/>
      <w:r>
        <w:t xml:space="preserve">Figure </w:t>
      </w:r>
      <w:r>
        <w:fldChar w:fldCharType="begin"/>
      </w:r>
      <w:r>
        <w:instrText xml:space="preserve"> SEQ Figure \* ARABIC </w:instrText>
      </w:r>
      <w:r>
        <w:fldChar w:fldCharType="separate"/>
      </w:r>
      <w:r w:rsidR="00024329">
        <w:rPr>
          <w:noProof/>
        </w:rPr>
        <w:t>9</w:t>
      </w:r>
      <w:r>
        <w:fldChar w:fldCharType="end"/>
      </w:r>
      <w:bookmarkEnd w:id="7"/>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65D9FDEB" w:rsidR="00437483" w:rsidRDefault="00437483" w:rsidP="00437483">
      <w:pPr>
        <w:pStyle w:val="Prrafodelista"/>
        <w:numPr>
          <w:ilvl w:val="0"/>
          <w:numId w:val="2"/>
        </w:numPr>
        <w:rPr>
          <w:lang w:val="en-GB" w:eastAsia="en-US"/>
        </w:rPr>
      </w:pPr>
      <w:r>
        <w:rPr>
          <w:lang w:val="en-GB" w:eastAsia="en-US"/>
        </w:rPr>
        <w:t xml:space="preserve">Place the manipulator end effector </w:t>
      </w:r>
      <w:r w:rsidR="00B964D9">
        <w:rPr>
          <w:lang w:val="en-GB" w:eastAsia="en-US"/>
        </w:rPr>
        <w:t>close to</w:t>
      </w:r>
      <w:r>
        <w:rPr>
          <w:lang w:val="en-GB" w:eastAsia="en-US"/>
        </w:rPr>
        <w:t xml:space="preserve"> the sample. Emulating an instrument attached to the manipulator, which would need to do some kind of analysis</w:t>
      </w:r>
      <w:r w:rsidR="00B964D9">
        <w:rPr>
          <w:lang w:val="en-GB" w:eastAsia="en-US"/>
        </w:rPr>
        <w:t xml:space="preserve"> with the sample e.g. </w:t>
      </w:r>
      <w:proofErr w:type="spellStart"/>
      <w:r w:rsidR="00B964D9">
        <w:rPr>
          <w:lang w:val="en-GB" w:eastAsia="en-US"/>
        </w:rPr>
        <w:t>spectrography</w:t>
      </w:r>
      <w:proofErr w:type="spellEnd"/>
      <w:r>
        <w:rPr>
          <w:lang w:val="en-GB" w:eastAsia="en-US"/>
        </w:rPr>
        <w:t>.</w:t>
      </w:r>
    </w:p>
    <w:p w14:paraId="05EE2AE5" w14:textId="4A6ECADD" w:rsidR="00437483" w:rsidRDefault="00437483" w:rsidP="00437483">
      <w:pPr>
        <w:pStyle w:val="Prrafodelista"/>
        <w:numPr>
          <w:ilvl w:val="0"/>
          <w:numId w:val="2"/>
        </w:numPr>
        <w:rPr>
          <w:lang w:val="en-GB" w:eastAsia="en-US"/>
        </w:rPr>
      </w:pPr>
      <w:r>
        <w:rPr>
          <w:lang w:val="en-GB" w:eastAsia="en-US"/>
        </w:rPr>
        <w:t>Pick up</w:t>
      </w:r>
      <w:r w:rsidR="00B964D9">
        <w:rPr>
          <w:lang w:val="en-GB" w:eastAsia="en-US"/>
        </w:rPr>
        <w:t xml:space="preserve"> or drop</w:t>
      </w:r>
      <w:r>
        <w:rPr>
          <w:lang w:val="en-GB" w:eastAsia="en-US"/>
        </w:rPr>
        <w:t xml:space="preserve"> a sample of soil. Using a special end effector, the manipulator would be able to pick u</w:t>
      </w:r>
      <w:r w:rsidR="006E1A44">
        <w:rPr>
          <w:lang w:val="en-GB" w:eastAsia="en-US"/>
        </w:rPr>
        <w:t>p</w:t>
      </w:r>
      <w:r w:rsidR="00B964D9">
        <w:rPr>
          <w:lang w:val="en-GB" w:eastAsia="en-US"/>
        </w:rPr>
        <w:t xml:space="preserve"> or drop</w:t>
      </w:r>
      <w:r w:rsidR="006E1A44">
        <w:rPr>
          <w:lang w:val="en-GB" w:eastAsia="en-US"/>
        </w:rPr>
        <w:t xml:space="preserve">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sidR="00024329">
        <w:rPr>
          <w:noProof/>
        </w:rPr>
        <w:t>1</w:t>
      </w:r>
      <w:r>
        <w:fldChar w:fldCharType="end"/>
      </w:r>
      <w:r>
        <w:t xml:space="preserve">. Summary of main errors and how to handle them </w:t>
      </w:r>
    </w:p>
    <w:tbl>
      <w:tblPr>
        <w:tblStyle w:val="Tabladecuadrcula4-nfasis1"/>
        <w:tblW w:w="0" w:type="auto"/>
        <w:jc w:val="center"/>
        <w:tblLayout w:type="fixed"/>
        <w:tblLook w:val="04A0" w:firstRow="1" w:lastRow="0" w:firstColumn="1" w:lastColumn="0" w:noHBand="0" w:noVBand="1"/>
      </w:tblPr>
      <w:tblGrid>
        <w:gridCol w:w="1559"/>
        <w:gridCol w:w="2122"/>
        <w:gridCol w:w="567"/>
        <w:gridCol w:w="1559"/>
        <w:gridCol w:w="2126"/>
        <w:gridCol w:w="1803"/>
      </w:tblGrid>
      <w:tr w:rsidR="00632AC4" w:rsidRPr="000E61E2" w14:paraId="51444500" w14:textId="77777777" w:rsidTr="00645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2122"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685"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EEA0147" w14:textId="216872C0" w:rsidR="00632AC4" w:rsidRPr="000E61E2" w:rsidRDefault="00EE6E14" w:rsidP="00AC3366">
            <w:pPr>
              <w:rPr>
                <w:lang w:val="en-US"/>
              </w:rPr>
            </w:pPr>
            <w:r>
              <w:rPr>
                <w:lang w:val="en-US"/>
              </w:rPr>
              <w:t>IDLE</w:t>
            </w:r>
            <w:r w:rsidR="00632AC4" w:rsidRPr="000E61E2">
              <w:rPr>
                <w:lang w:val="en-US"/>
              </w:rPr>
              <w:t xml:space="preserve"> /</w:t>
            </w:r>
          </w:p>
          <w:p w14:paraId="79EB8E79" w14:textId="77777777" w:rsidR="00EE6E14" w:rsidRDefault="00EE6E14" w:rsidP="00AC3366">
            <w:pPr>
              <w:rPr>
                <w:lang w:val="en-US"/>
              </w:rPr>
            </w:pPr>
            <w:r>
              <w:rPr>
                <w:lang w:val="en-US"/>
              </w:rPr>
              <w:t>EXECUTING_MOTION_</w:t>
            </w:r>
          </w:p>
          <w:p w14:paraId="076DEDB9" w14:textId="5CC5BFBA" w:rsidR="00632AC4" w:rsidRPr="000E61E2" w:rsidRDefault="00EE6E14" w:rsidP="00AC3366">
            <w:pPr>
              <w:rPr>
                <w:lang w:val="en-US"/>
              </w:rPr>
            </w:pPr>
            <w:r>
              <w:rPr>
                <w:lang w:val="en-US"/>
              </w:rPr>
              <w:t>PLAN</w:t>
            </w:r>
          </w:p>
        </w:tc>
        <w:tc>
          <w:tcPr>
            <w:tcW w:w="2122"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559"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6DC2835A"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w:t>
            </w:r>
            <w:r w:rsidR="00DD432F">
              <w:rPr>
                <w:lang w:val="en-US"/>
              </w:rPr>
              <w:t>higher component level (</w:t>
            </w:r>
            <w:r w:rsidRPr="000E61E2">
              <w:rPr>
                <w:lang w:val="en-US"/>
              </w:rPr>
              <w:t>Harness).</w:t>
            </w:r>
          </w:p>
        </w:tc>
      </w:tr>
      <w:tr w:rsidR="00632AC4" w:rsidRPr="000E61E2" w14:paraId="35B83CA3"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30F3A833" w14:textId="0B8EFCF6" w:rsidR="00632AC4" w:rsidRPr="000E61E2" w:rsidRDefault="00EE6E14" w:rsidP="00AC3366">
            <w:pPr>
              <w:rPr>
                <w:lang w:val="en-US"/>
              </w:rPr>
            </w:pPr>
            <w:r>
              <w:rPr>
                <w:lang w:val="en-US"/>
              </w:rPr>
              <w:t>IDLE</w:t>
            </w:r>
          </w:p>
        </w:tc>
        <w:tc>
          <w:tcPr>
            <w:tcW w:w="2122"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559"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config file either misses some information or it is not fine</w:t>
            </w:r>
          </w:p>
        </w:tc>
        <w:tc>
          <w:tcPr>
            <w:tcW w:w="1803" w:type="dxa"/>
          </w:tcPr>
          <w:p w14:paraId="70B6F3EA" w14:textId="67BA4F78"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B623F4F"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5EDC8930"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29593896" w14:textId="77777777" w:rsidR="00632AC4" w:rsidRDefault="00632AC4">
            <w:pPr>
              <w:rPr>
                <w:lang w:val="en-US"/>
              </w:rPr>
            </w:pPr>
            <w:r w:rsidRPr="000E61E2">
              <w:rPr>
                <w:lang w:val="en-US"/>
              </w:rPr>
              <w:t>PLAN / REPLANNING</w:t>
            </w:r>
            <w:r w:rsidR="00EE6E14">
              <w:rPr>
                <w:lang w:val="en-US"/>
              </w:rPr>
              <w:t xml:space="preserve"> / EXECUTING_MOTION_</w:t>
            </w:r>
          </w:p>
          <w:p w14:paraId="75C65560" w14:textId="4D87E734" w:rsidR="00EE6E14" w:rsidRPr="000E61E2" w:rsidRDefault="00EE6E14">
            <w:pPr>
              <w:rPr>
                <w:lang w:val="en-US"/>
              </w:rPr>
            </w:pPr>
            <w:r>
              <w:rPr>
                <w:lang w:val="en-US"/>
              </w:rPr>
              <w:t>PLAN</w:t>
            </w:r>
          </w:p>
        </w:tc>
        <w:tc>
          <w:tcPr>
            <w:tcW w:w="2122"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AFC544A"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B64BFA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2122"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559"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2122"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559"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0C6DABF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10B9407E"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2122"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559"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2EADBE23"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 Goal shall be discarded.</w:t>
            </w:r>
          </w:p>
        </w:tc>
      </w:tr>
      <w:tr w:rsidR="006451EA" w:rsidRPr="000E61E2" w14:paraId="702C8D3A"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B3D88DA" w14:textId="77777777" w:rsidR="006451EA" w:rsidRPr="000E61E2" w:rsidRDefault="006451EA">
            <w:pPr>
              <w:rPr>
                <w:lang w:val="en-US"/>
              </w:rPr>
            </w:pPr>
          </w:p>
        </w:tc>
        <w:tc>
          <w:tcPr>
            <w:tcW w:w="2122" w:type="dxa"/>
          </w:tcPr>
          <w:p w14:paraId="72B7D4E8" w14:textId="6B0F0FA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DEGEN_PATH</w:t>
            </w:r>
          </w:p>
        </w:tc>
        <w:tc>
          <w:tcPr>
            <w:tcW w:w="567" w:type="dxa"/>
          </w:tcPr>
          <w:p w14:paraId="116FAD96" w14:textId="6CD902C1"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685" w:type="dxa"/>
            <w:gridSpan w:val="2"/>
          </w:tcPr>
          <w:p w14:paraId="04631D27" w14:textId="2476301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produced path is degenerate. This can be due to narrow corridors.</w:t>
            </w:r>
          </w:p>
        </w:tc>
        <w:tc>
          <w:tcPr>
            <w:tcW w:w="1803" w:type="dxa"/>
          </w:tcPr>
          <w:p w14:paraId="6962037C"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6A805D0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61216AC0" w14:textId="77777777" w:rsidR="006451EA" w:rsidRPr="000E61E2" w:rsidRDefault="006451EA">
            <w:pPr>
              <w:rPr>
                <w:lang w:val="en-US"/>
              </w:rPr>
            </w:pPr>
          </w:p>
        </w:tc>
        <w:tc>
          <w:tcPr>
            <w:tcW w:w="2122" w:type="dxa"/>
          </w:tcPr>
          <w:p w14:paraId="5A093FDC" w14:textId="3BD8A5A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COLLIDING_PROF</w:t>
            </w:r>
          </w:p>
        </w:tc>
        <w:tc>
          <w:tcPr>
            <w:tcW w:w="567" w:type="dxa"/>
          </w:tcPr>
          <w:p w14:paraId="2FE3BB48" w14:textId="30B36290"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685" w:type="dxa"/>
            <w:gridSpan w:val="2"/>
          </w:tcPr>
          <w:p w14:paraId="4E948343" w14:textId="651FEDCC"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Internal error, the generated arm profile is unsafe.</w:t>
            </w:r>
          </w:p>
        </w:tc>
        <w:tc>
          <w:tcPr>
            <w:tcW w:w="1803" w:type="dxa"/>
          </w:tcPr>
          <w:p w14:paraId="327C6D78"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ACD24F1"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4F7BD1F" w14:textId="77777777" w:rsidR="006451EA" w:rsidRPr="000E61E2" w:rsidRDefault="006451EA">
            <w:pPr>
              <w:rPr>
                <w:lang w:val="en-US"/>
              </w:rPr>
            </w:pPr>
          </w:p>
        </w:tc>
        <w:tc>
          <w:tcPr>
            <w:tcW w:w="2122" w:type="dxa"/>
          </w:tcPr>
          <w:p w14:paraId="1F1F313F" w14:textId="0156E63D"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DEVIATED_PROF</w:t>
            </w:r>
          </w:p>
        </w:tc>
        <w:tc>
          <w:tcPr>
            <w:tcW w:w="567" w:type="dxa"/>
          </w:tcPr>
          <w:p w14:paraId="0AB0EF58" w14:textId="37116097"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685" w:type="dxa"/>
            <w:gridSpan w:val="2"/>
          </w:tcPr>
          <w:p w14:paraId="40DAB1F3" w14:textId="14F2863A"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generated arm profile is unfeasible.</w:t>
            </w:r>
          </w:p>
        </w:tc>
        <w:tc>
          <w:tcPr>
            <w:tcW w:w="1803" w:type="dxa"/>
          </w:tcPr>
          <w:p w14:paraId="20E98CD9"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066052B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B1E5B89" w14:textId="77777777" w:rsidR="006451EA" w:rsidRPr="000E61E2" w:rsidRDefault="006451EA">
            <w:pPr>
              <w:rPr>
                <w:lang w:val="en-US"/>
              </w:rPr>
            </w:pPr>
          </w:p>
        </w:tc>
        <w:tc>
          <w:tcPr>
            <w:tcW w:w="2122" w:type="dxa"/>
          </w:tcPr>
          <w:p w14:paraId="26AA5BA1" w14:textId="3850E163"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GOAL_TOO_CLOSE</w:t>
            </w:r>
          </w:p>
        </w:tc>
        <w:tc>
          <w:tcPr>
            <w:tcW w:w="567" w:type="dxa"/>
          </w:tcPr>
          <w:p w14:paraId="708A068D" w14:textId="4C781D85"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685" w:type="dxa"/>
            <w:gridSpan w:val="2"/>
          </w:tcPr>
          <w:p w14:paraId="7A2A51F8" w14:textId="37140DC0"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The rover is too close to the sample to create a coupled operation.</w:t>
            </w:r>
          </w:p>
        </w:tc>
        <w:tc>
          <w:tcPr>
            <w:tcW w:w="1803" w:type="dxa"/>
          </w:tcPr>
          <w:p w14:paraId="449795F3"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15D76602"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2122"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0F9E7195"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685" w:type="dxa"/>
            <w:gridSpan w:val="2"/>
          </w:tcPr>
          <w:p w14:paraId="54BFE14A" w14:textId="6D3E7676"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r w:rsidR="002E2890" w:rsidRPr="000E61E2">
              <w:rPr>
                <w:lang w:val="en-US"/>
              </w:rPr>
              <w:t>accessible</w:t>
            </w:r>
          </w:p>
        </w:tc>
        <w:tc>
          <w:tcPr>
            <w:tcW w:w="1803" w:type="dxa"/>
            <w:vMerge w:val="restart"/>
          </w:tcPr>
          <w:p w14:paraId="6032BF07" w14:textId="440D7DE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00DD432F">
              <w:rPr>
                <w:lang w:val="en-US"/>
              </w:rPr>
              <w:t>component level (</w:t>
            </w:r>
            <w:r w:rsidRPr="000E61E2">
              <w:rPr>
                <w:lang w:val="en-US"/>
              </w:rPr>
              <w:t>Harness). it shall be discarded.</w:t>
            </w:r>
          </w:p>
        </w:tc>
      </w:tr>
      <w:tr w:rsidR="00632AC4" w:rsidRPr="000E61E2" w14:paraId="7AC2B31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2122"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3E0710B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685"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4387FD5"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451EA" w:rsidRPr="000E61E2" w:rsidRDefault="006451EA" w:rsidP="00EC2345">
            <w:pPr>
              <w:rPr>
                <w:lang w:val="en-US"/>
              </w:rPr>
            </w:pPr>
            <w:r w:rsidRPr="000E61E2">
              <w:rPr>
                <w:lang w:val="en-US"/>
              </w:rPr>
              <w:t>EXECUTING_</w:t>
            </w:r>
          </w:p>
          <w:p w14:paraId="1EA397DA" w14:textId="77777777" w:rsidR="006451EA" w:rsidRDefault="006451EA" w:rsidP="00EC2345">
            <w:pPr>
              <w:rPr>
                <w:lang w:val="en-US"/>
              </w:rPr>
            </w:pPr>
            <w:r w:rsidRPr="000E61E2">
              <w:rPr>
                <w:lang w:val="en-US"/>
              </w:rPr>
              <w:t>MOTION_</w:t>
            </w:r>
          </w:p>
          <w:p w14:paraId="20FED3C4" w14:textId="050543CA" w:rsidR="006451EA" w:rsidRPr="000E61E2" w:rsidRDefault="006451EA" w:rsidP="00EC2345">
            <w:pPr>
              <w:rPr>
                <w:lang w:val="en-US"/>
              </w:rPr>
            </w:pPr>
            <w:r w:rsidRPr="000E61E2">
              <w:rPr>
                <w:lang w:val="en-US"/>
              </w:rPr>
              <w:t>PLAN / EXECUTING_</w:t>
            </w:r>
          </w:p>
          <w:p w14:paraId="36065BB3" w14:textId="77777777" w:rsidR="006451EA" w:rsidRDefault="006451EA" w:rsidP="00EC2345">
            <w:pPr>
              <w:rPr>
                <w:lang w:val="en-US"/>
              </w:rPr>
            </w:pPr>
            <w:r w:rsidRPr="000E61E2">
              <w:rPr>
                <w:lang w:val="en-US"/>
              </w:rPr>
              <w:t>SAMPLE_</w:t>
            </w:r>
          </w:p>
          <w:p w14:paraId="4B522D67" w14:textId="2CF8A829" w:rsidR="006451EA" w:rsidRPr="000E61E2" w:rsidRDefault="006451EA" w:rsidP="00EC2345">
            <w:pPr>
              <w:rPr>
                <w:lang w:val="en-US"/>
              </w:rPr>
            </w:pPr>
            <w:r w:rsidRPr="000E61E2">
              <w:rPr>
                <w:lang w:val="en-US"/>
              </w:rPr>
              <w:t>HANDLING</w:t>
            </w:r>
          </w:p>
        </w:tc>
        <w:tc>
          <w:tcPr>
            <w:tcW w:w="2122" w:type="dxa"/>
          </w:tcPr>
          <w:p w14:paraId="2AA4AB7A" w14:textId="2FB187DB"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72F4C8C1"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685" w:type="dxa"/>
            <w:gridSpan w:val="2"/>
          </w:tcPr>
          <w:p w14:paraId="0A531FBF" w14:textId="205F4236"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2FC6CF12"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0D1948D5"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451EA" w:rsidRPr="000E61E2" w:rsidRDefault="006451EA" w:rsidP="00EC2345">
            <w:pPr>
              <w:rPr>
                <w:lang w:val="en-US"/>
              </w:rPr>
            </w:pPr>
          </w:p>
        </w:tc>
        <w:tc>
          <w:tcPr>
            <w:tcW w:w="2122" w:type="dxa"/>
          </w:tcPr>
          <w:p w14:paraId="3B1D71D6" w14:textId="36E021B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564BC3A2"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3685" w:type="dxa"/>
            <w:gridSpan w:val="2"/>
          </w:tcPr>
          <w:p w14:paraId="73A4F73B" w14:textId="091623EA"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311CFA4E"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w:t>
            </w:r>
            <w:r>
              <w:rPr>
                <w:lang w:val="en-US"/>
              </w:rPr>
              <w:t xml:space="preserve"> the higher component level (H</w:t>
            </w:r>
            <w:r w:rsidRPr="000E61E2">
              <w:rPr>
                <w:lang w:val="en-US"/>
              </w:rPr>
              <w:t>arness).</w:t>
            </w:r>
          </w:p>
        </w:tc>
      </w:tr>
      <w:tr w:rsidR="006451EA" w:rsidRPr="000E61E2" w14:paraId="4F339954"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0D07FC7" w14:textId="77777777" w:rsidR="006451EA" w:rsidRPr="000E61E2" w:rsidRDefault="006451EA" w:rsidP="00EC2345">
            <w:pPr>
              <w:rPr>
                <w:lang w:val="en-US"/>
              </w:rPr>
            </w:pPr>
          </w:p>
        </w:tc>
        <w:tc>
          <w:tcPr>
            <w:tcW w:w="2122" w:type="dxa"/>
          </w:tcPr>
          <w:p w14:paraId="49C2CC0F" w14:textId="11E3565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FORB_ARM_POS</w:t>
            </w:r>
          </w:p>
        </w:tc>
        <w:tc>
          <w:tcPr>
            <w:tcW w:w="567" w:type="dxa"/>
          </w:tcPr>
          <w:p w14:paraId="511B4253" w14:textId="798B0CD8" w:rsidR="006451EA"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c>
          <w:tcPr>
            <w:tcW w:w="3685" w:type="dxa"/>
            <w:gridSpan w:val="2"/>
          </w:tcPr>
          <w:p w14:paraId="1DCC530E" w14:textId="6C73C6F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The arm is at a forbidden configuration (maybe colliding or too risky)</w:t>
            </w:r>
          </w:p>
        </w:tc>
        <w:tc>
          <w:tcPr>
            <w:tcW w:w="1803" w:type="dxa"/>
          </w:tcPr>
          <w:p w14:paraId="429AFEF3" w14:textId="77777777" w:rsidR="006451EA" w:rsidRPr="000E61E2" w:rsidRDefault="006451EA" w:rsidP="00DD432F">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1CF25244"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B203244" w14:textId="77777777" w:rsidR="006451EA" w:rsidRPr="000E61E2" w:rsidRDefault="006451EA" w:rsidP="00EC2345">
            <w:pPr>
              <w:rPr>
                <w:lang w:val="en-US"/>
              </w:rPr>
            </w:pPr>
          </w:p>
        </w:tc>
        <w:tc>
          <w:tcPr>
            <w:tcW w:w="2122" w:type="dxa"/>
          </w:tcPr>
          <w:p w14:paraId="7D352EEB" w14:textId="5973934E"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INCOMPLETE_INPUT</w:t>
            </w:r>
          </w:p>
        </w:tc>
        <w:tc>
          <w:tcPr>
            <w:tcW w:w="567" w:type="dxa"/>
          </w:tcPr>
          <w:p w14:paraId="7C55F3DD" w14:textId="23867D8B" w:rsidR="006451EA"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16</w:t>
            </w:r>
          </w:p>
        </w:tc>
        <w:tc>
          <w:tcPr>
            <w:tcW w:w="3685" w:type="dxa"/>
            <w:gridSpan w:val="2"/>
          </w:tcPr>
          <w:p w14:paraId="0879674A" w14:textId="4221A05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Input information to create the commands is partially or totally missing.</w:t>
            </w:r>
          </w:p>
        </w:tc>
        <w:tc>
          <w:tcPr>
            <w:tcW w:w="1803" w:type="dxa"/>
          </w:tcPr>
          <w:p w14:paraId="347C3B0E" w14:textId="77777777"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bookmarkStart w:id="8" w:name="_GoBack"/>
            <w:bookmarkEnd w:id="8"/>
          </w:p>
        </w:tc>
      </w:tr>
      <w:tr w:rsidR="006451EA" w:rsidRPr="000E61E2" w14:paraId="4D4C2BDE" w14:textId="77777777" w:rsidTr="006451EA">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2122"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76B1F164" w:rsidR="00632AC4" w:rsidRPr="000E61E2" w:rsidRDefault="006451EA"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17</w:t>
            </w:r>
          </w:p>
        </w:tc>
        <w:tc>
          <w:tcPr>
            <w:tcW w:w="3685"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5F668F2B"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451EA" w:rsidRPr="000E61E2" w14:paraId="234597E2"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2122"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080B985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18</w:t>
            </w:r>
          </w:p>
        </w:tc>
        <w:tc>
          <w:tcPr>
            <w:tcW w:w="3685"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Recompute the motion plan.</w:t>
            </w:r>
          </w:p>
        </w:tc>
      </w:tr>
      <w:tr w:rsidR="006451EA" w:rsidRPr="000E61E2" w14:paraId="0918BA4B"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2122"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55B724B8"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19</w:t>
            </w:r>
          </w:p>
        </w:tc>
        <w:tc>
          <w:tcPr>
            <w:tcW w:w="3685"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5C0D29AF" w:rsidR="00632AC4" w:rsidRPr="000E61E2" w:rsidRDefault="00DD432F"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3105312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7D15DFE" w14:textId="1E5EEB5C" w:rsidR="006451EA" w:rsidRPr="000E61E2" w:rsidRDefault="006451EA">
            <w:pPr>
              <w:rPr>
                <w:lang w:val="en-US"/>
              </w:rPr>
            </w:pPr>
            <w:r>
              <w:rPr>
                <w:lang w:val="en-US"/>
              </w:rPr>
              <w:t>(ANY)</w:t>
            </w:r>
          </w:p>
        </w:tc>
        <w:tc>
          <w:tcPr>
            <w:tcW w:w="2122" w:type="dxa"/>
          </w:tcPr>
          <w:p w14:paraId="460FC2B3" w14:textId="2F3A6F65"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IMPROPER_CALL</w:t>
            </w:r>
          </w:p>
        </w:tc>
        <w:tc>
          <w:tcPr>
            <w:tcW w:w="567" w:type="dxa"/>
          </w:tcPr>
          <w:p w14:paraId="65AD164E" w14:textId="6FD03634"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3685" w:type="dxa"/>
            <w:gridSpan w:val="2"/>
          </w:tcPr>
          <w:p w14:paraId="3C3DA0E7" w14:textId="3A77EF6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A function was called when it was not supposed to.</w:t>
            </w:r>
          </w:p>
        </w:tc>
        <w:tc>
          <w:tcPr>
            <w:tcW w:w="1803" w:type="dxa"/>
          </w:tcPr>
          <w:p w14:paraId="23528D58" w14:textId="67FF64AF" w:rsidR="006451EA" w:rsidRPr="000E61E2" w:rsidRDefault="006451EA" w:rsidP="006D4A1F">
            <w:pPr>
              <w:cnfStyle w:val="000000000000" w:firstRow="0" w:lastRow="0" w:firstColumn="0" w:lastColumn="0" w:oddVBand="0" w:evenVBand="0" w:oddHBand="0" w:evenHBand="0" w:firstRowFirstColumn="0" w:firstRowLastColumn="0" w:lastRowFirstColumn="0" w:lastRowLastColumn="0"/>
              <w:rPr>
                <w:lang w:val="en-US"/>
              </w:rPr>
            </w:pPr>
            <w:r>
              <w:rPr>
                <w:lang w:val="en-US"/>
              </w:rPr>
              <w:t>Return to the previous state before entering into the ERROR state.</w:t>
            </w:r>
          </w:p>
        </w:tc>
      </w:tr>
    </w:tbl>
    <w:p w14:paraId="632FC393" w14:textId="77777777" w:rsidR="00C3016D" w:rsidRDefault="00C3016D"/>
    <w:sectPr w:rsidR="00C3016D" w:rsidSect="007470AB">
      <w:headerReference w:type="even" r:id="rId16"/>
      <w:headerReference w:type="default" r:id="rId17"/>
      <w:footerReference w:type="default" r:id="rId18"/>
      <w:headerReference w:type="firs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85CB3" w14:textId="77777777" w:rsidR="005342DB" w:rsidRDefault="005342DB">
      <w:r>
        <w:separator/>
      </w:r>
    </w:p>
  </w:endnote>
  <w:endnote w:type="continuationSeparator" w:id="0">
    <w:p w14:paraId="1DB1223D" w14:textId="77777777" w:rsidR="005342DB" w:rsidRDefault="00534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6451EA">
      <w:rPr>
        <w:noProof/>
        <w:lang w:val="en-US"/>
      </w:rPr>
      <w:t>10</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6451EA">
      <w:rPr>
        <w:noProof/>
        <w:lang w:val="en-US"/>
      </w:rPr>
      <w:t>11</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DBAD5" w14:textId="77777777" w:rsidR="005342DB" w:rsidRDefault="005342DB">
      <w:r>
        <w:separator/>
      </w:r>
    </w:p>
  </w:footnote>
  <w:footnote w:type="continuationSeparator" w:id="0">
    <w:p w14:paraId="12B54C32" w14:textId="77777777" w:rsidR="005342DB" w:rsidRDefault="005342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61591" w14:textId="77777777" w:rsidR="00EA1D34" w:rsidRDefault="005342DB">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61098" w14:textId="77777777" w:rsidR="00EA1D34" w:rsidRDefault="005342DB">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n-US" w:eastAsia="en-U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n-US" w:eastAsia="en-U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5342DB">
    <w:pPr>
      <w:pStyle w:val="Encabezado"/>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F7C29" w14:textId="77777777" w:rsidR="00EA1D34" w:rsidRDefault="005342DB">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zNDU3MLA0tTQyNzFX0lEKTi0uzszPAykwrAUAmfKTgywAAAA="/>
  </w:docVars>
  <w:rsids>
    <w:rsidRoot w:val="00437483"/>
    <w:rsid w:val="00021A1D"/>
    <w:rsid w:val="00024329"/>
    <w:rsid w:val="00054357"/>
    <w:rsid w:val="000A48D1"/>
    <w:rsid w:val="000A5501"/>
    <w:rsid w:val="000D1538"/>
    <w:rsid w:val="000E61E2"/>
    <w:rsid w:val="001047AB"/>
    <w:rsid w:val="001233B5"/>
    <w:rsid w:val="0013329A"/>
    <w:rsid w:val="00137ECB"/>
    <w:rsid w:val="0015092B"/>
    <w:rsid w:val="00151FE6"/>
    <w:rsid w:val="001740DE"/>
    <w:rsid w:val="00176A73"/>
    <w:rsid w:val="001A010B"/>
    <w:rsid w:val="00256B26"/>
    <w:rsid w:val="002832DA"/>
    <w:rsid w:val="002E2890"/>
    <w:rsid w:val="002F0518"/>
    <w:rsid w:val="00304F69"/>
    <w:rsid w:val="003620CA"/>
    <w:rsid w:val="003A0003"/>
    <w:rsid w:val="003F169B"/>
    <w:rsid w:val="0041092B"/>
    <w:rsid w:val="004242F6"/>
    <w:rsid w:val="00437483"/>
    <w:rsid w:val="004B0230"/>
    <w:rsid w:val="004B6A87"/>
    <w:rsid w:val="004D3221"/>
    <w:rsid w:val="004E4349"/>
    <w:rsid w:val="00510A28"/>
    <w:rsid w:val="005173CA"/>
    <w:rsid w:val="005342DB"/>
    <w:rsid w:val="00536704"/>
    <w:rsid w:val="00537A32"/>
    <w:rsid w:val="005455A5"/>
    <w:rsid w:val="00570E79"/>
    <w:rsid w:val="005A731E"/>
    <w:rsid w:val="005D44C0"/>
    <w:rsid w:val="005E0F34"/>
    <w:rsid w:val="006047AF"/>
    <w:rsid w:val="006061B9"/>
    <w:rsid w:val="00607D04"/>
    <w:rsid w:val="00612580"/>
    <w:rsid w:val="00615788"/>
    <w:rsid w:val="0062407E"/>
    <w:rsid w:val="00624EAC"/>
    <w:rsid w:val="00632AC4"/>
    <w:rsid w:val="006451EA"/>
    <w:rsid w:val="00651260"/>
    <w:rsid w:val="006570FF"/>
    <w:rsid w:val="00661568"/>
    <w:rsid w:val="00667614"/>
    <w:rsid w:val="00667808"/>
    <w:rsid w:val="00681B1D"/>
    <w:rsid w:val="00694B94"/>
    <w:rsid w:val="006D3A43"/>
    <w:rsid w:val="006D4A1F"/>
    <w:rsid w:val="006D4A5C"/>
    <w:rsid w:val="006E1A44"/>
    <w:rsid w:val="006E3531"/>
    <w:rsid w:val="00722748"/>
    <w:rsid w:val="0075225C"/>
    <w:rsid w:val="0075290C"/>
    <w:rsid w:val="00756EF4"/>
    <w:rsid w:val="00762C50"/>
    <w:rsid w:val="007F29EA"/>
    <w:rsid w:val="007F2E63"/>
    <w:rsid w:val="008507E5"/>
    <w:rsid w:val="0087601E"/>
    <w:rsid w:val="008B7964"/>
    <w:rsid w:val="008C41D2"/>
    <w:rsid w:val="009468E4"/>
    <w:rsid w:val="009554B5"/>
    <w:rsid w:val="0097271B"/>
    <w:rsid w:val="00985080"/>
    <w:rsid w:val="009B15FA"/>
    <w:rsid w:val="009F750A"/>
    <w:rsid w:val="00A1013F"/>
    <w:rsid w:val="00A10398"/>
    <w:rsid w:val="00A44CE7"/>
    <w:rsid w:val="00AC3366"/>
    <w:rsid w:val="00AD04B0"/>
    <w:rsid w:val="00B076F3"/>
    <w:rsid w:val="00B35271"/>
    <w:rsid w:val="00B41377"/>
    <w:rsid w:val="00B41F1C"/>
    <w:rsid w:val="00B727F3"/>
    <w:rsid w:val="00B759D6"/>
    <w:rsid w:val="00B964D9"/>
    <w:rsid w:val="00BB206C"/>
    <w:rsid w:val="00C20184"/>
    <w:rsid w:val="00C3016D"/>
    <w:rsid w:val="00C46312"/>
    <w:rsid w:val="00C504E2"/>
    <w:rsid w:val="00C92C7E"/>
    <w:rsid w:val="00CC0EEE"/>
    <w:rsid w:val="00CC6D81"/>
    <w:rsid w:val="00CE07B7"/>
    <w:rsid w:val="00CF4A21"/>
    <w:rsid w:val="00D05BC4"/>
    <w:rsid w:val="00D25A61"/>
    <w:rsid w:val="00D53F34"/>
    <w:rsid w:val="00D855BE"/>
    <w:rsid w:val="00D9690B"/>
    <w:rsid w:val="00DD3AA6"/>
    <w:rsid w:val="00DD432F"/>
    <w:rsid w:val="00DE03DB"/>
    <w:rsid w:val="00DE4B7A"/>
    <w:rsid w:val="00E7466D"/>
    <w:rsid w:val="00E82677"/>
    <w:rsid w:val="00EA08C1"/>
    <w:rsid w:val="00EB5EC2"/>
    <w:rsid w:val="00EC2345"/>
    <w:rsid w:val="00ED4379"/>
    <w:rsid w:val="00EE6E14"/>
    <w:rsid w:val="00EF7923"/>
    <w:rsid w:val="00F20BF6"/>
    <w:rsid w:val="00F35F3F"/>
    <w:rsid w:val="00F90854"/>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 w:type="paragraph" w:customStyle="1" w:styleId="paragraph">
    <w:name w:val="paragraph"/>
    <w:basedOn w:val="Normal"/>
    <w:rsid w:val="00E7466D"/>
    <w:pPr>
      <w:spacing w:before="100" w:beforeAutospacing="1" w:after="100" w:afterAutospacing="1"/>
    </w:pPr>
    <w:rPr>
      <w:rFonts w:ascii="Times New Roman" w:eastAsia="Times New Roman" w:hAnsi="Times New Roman"/>
      <w:sz w:val="24"/>
      <w:szCs w:val="24"/>
      <w:lang w:val="es-ES" w:eastAsia="es-ES"/>
    </w:rPr>
  </w:style>
  <w:style w:type="character" w:customStyle="1" w:styleId="normaltextrun">
    <w:name w:val="normaltextrun"/>
    <w:basedOn w:val="Fuentedeprrafopredeter"/>
    <w:rsid w:val="00E7466D"/>
  </w:style>
  <w:style w:type="character" w:customStyle="1" w:styleId="eop">
    <w:name w:val="eop"/>
    <w:basedOn w:val="Fuentedeprrafopredeter"/>
    <w:rsid w:val="00E7466D"/>
  </w:style>
  <w:style w:type="character" w:customStyle="1" w:styleId="spellingerror">
    <w:name w:val="spellingerror"/>
    <w:basedOn w:val="Fuentedeprrafopredeter"/>
    <w:rsid w:val="008507E5"/>
  </w:style>
  <w:style w:type="character" w:customStyle="1" w:styleId="contextualspellingandgrammarerror">
    <w:name w:val="contextualspellingandgrammarerror"/>
    <w:basedOn w:val="Fuentedeprrafopredeter"/>
    <w:rsid w:val="00850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471854">
      <w:bodyDiv w:val="1"/>
      <w:marLeft w:val="0"/>
      <w:marRight w:val="0"/>
      <w:marTop w:val="0"/>
      <w:marBottom w:val="0"/>
      <w:divBdr>
        <w:top w:val="none" w:sz="0" w:space="0" w:color="auto"/>
        <w:left w:val="none" w:sz="0" w:space="0" w:color="auto"/>
        <w:bottom w:val="none" w:sz="0" w:space="0" w:color="auto"/>
        <w:right w:val="none" w:sz="0" w:space="0" w:color="auto"/>
      </w:divBdr>
      <w:divsChild>
        <w:div w:id="1300065766">
          <w:marLeft w:val="0"/>
          <w:marRight w:val="0"/>
          <w:marTop w:val="0"/>
          <w:marBottom w:val="0"/>
          <w:divBdr>
            <w:top w:val="none" w:sz="0" w:space="0" w:color="auto"/>
            <w:left w:val="none" w:sz="0" w:space="0" w:color="auto"/>
            <w:bottom w:val="none" w:sz="0" w:space="0" w:color="auto"/>
            <w:right w:val="none" w:sz="0" w:space="0" w:color="auto"/>
          </w:divBdr>
          <w:divsChild>
            <w:div w:id="1710102381">
              <w:marLeft w:val="0"/>
              <w:marRight w:val="0"/>
              <w:marTop w:val="0"/>
              <w:marBottom w:val="0"/>
              <w:divBdr>
                <w:top w:val="none" w:sz="0" w:space="0" w:color="auto"/>
                <w:left w:val="none" w:sz="0" w:space="0" w:color="auto"/>
                <w:bottom w:val="none" w:sz="0" w:space="0" w:color="auto"/>
                <w:right w:val="none" w:sz="0" w:space="0" w:color="auto"/>
              </w:divBdr>
            </w:div>
          </w:divsChild>
        </w:div>
        <w:div w:id="1191794517">
          <w:marLeft w:val="0"/>
          <w:marRight w:val="0"/>
          <w:marTop w:val="0"/>
          <w:marBottom w:val="0"/>
          <w:divBdr>
            <w:top w:val="none" w:sz="0" w:space="0" w:color="auto"/>
            <w:left w:val="none" w:sz="0" w:space="0" w:color="auto"/>
            <w:bottom w:val="none" w:sz="0" w:space="0" w:color="auto"/>
            <w:right w:val="none" w:sz="0" w:space="0" w:color="auto"/>
          </w:divBdr>
          <w:divsChild>
            <w:div w:id="1004823024">
              <w:marLeft w:val="0"/>
              <w:marRight w:val="0"/>
              <w:marTop w:val="0"/>
              <w:marBottom w:val="0"/>
              <w:divBdr>
                <w:top w:val="none" w:sz="0" w:space="0" w:color="auto"/>
                <w:left w:val="none" w:sz="0" w:space="0" w:color="auto"/>
                <w:bottom w:val="none" w:sz="0" w:space="0" w:color="auto"/>
                <w:right w:val="none" w:sz="0" w:space="0" w:color="auto"/>
              </w:divBdr>
            </w:div>
          </w:divsChild>
        </w:div>
        <w:div w:id="34815742">
          <w:marLeft w:val="0"/>
          <w:marRight w:val="0"/>
          <w:marTop w:val="0"/>
          <w:marBottom w:val="0"/>
          <w:divBdr>
            <w:top w:val="none" w:sz="0" w:space="0" w:color="auto"/>
            <w:left w:val="none" w:sz="0" w:space="0" w:color="auto"/>
            <w:bottom w:val="none" w:sz="0" w:space="0" w:color="auto"/>
            <w:right w:val="none" w:sz="0" w:space="0" w:color="auto"/>
          </w:divBdr>
          <w:divsChild>
            <w:div w:id="1765802418">
              <w:marLeft w:val="0"/>
              <w:marRight w:val="0"/>
              <w:marTop w:val="0"/>
              <w:marBottom w:val="0"/>
              <w:divBdr>
                <w:top w:val="none" w:sz="0" w:space="0" w:color="auto"/>
                <w:left w:val="none" w:sz="0" w:space="0" w:color="auto"/>
                <w:bottom w:val="none" w:sz="0" w:space="0" w:color="auto"/>
                <w:right w:val="none" w:sz="0" w:space="0" w:color="auto"/>
              </w:divBdr>
            </w:div>
          </w:divsChild>
        </w:div>
        <w:div w:id="2020767632">
          <w:marLeft w:val="0"/>
          <w:marRight w:val="0"/>
          <w:marTop w:val="0"/>
          <w:marBottom w:val="0"/>
          <w:divBdr>
            <w:top w:val="none" w:sz="0" w:space="0" w:color="auto"/>
            <w:left w:val="none" w:sz="0" w:space="0" w:color="auto"/>
            <w:bottom w:val="none" w:sz="0" w:space="0" w:color="auto"/>
            <w:right w:val="none" w:sz="0" w:space="0" w:color="auto"/>
          </w:divBdr>
          <w:divsChild>
            <w:div w:id="890385578">
              <w:marLeft w:val="0"/>
              <w:marRight w:val="0"/>
              <w:marTop w:val="0"/>
              <w:marBottom w:val="0"/>
              <w:divBdr>
                <w:top w:val="none" w:sz="0" w:space="0" w:color="auto"/>
                <w:left w:val="none" w:sz="0" w:space="0" w:color="auto"/>
                <w:bottom w:val="none" w:sz="0" w:space="0" w:color="auto"/>
                <w:right w:val="none" w:sz="0" w:space="0" w:color="auto"/>
              </w:divBdr>
            </w:div>
          </w:divsChild>
        </w:div>
        <w:div w:id="2131509859">
          <w:marLeft w:val="0"/>
          <w:marRight w:val="0"/>
          <w:marTop w:val="0"/>
          <w:marBottom w:val="0"/>
          <w:divBdr>
            <w:top w:val="none" w:sz="0" w:space="0" w:color="auto"/>
            <w:left w:val="none" w:sz="0" w:space="0" w:color="auto"/>
            <w:bottom w:val="none" w:sz="0" w:space="0" w:color="auto"/>
            <w:right w:val="none" w:sz="0" w:space="0" w:color="auto"/>
          </w:divBdr>
          <w:divsChild>
            <w:div w:id="1791850441">
              <w:marLeft w:val="0"/>
              <w:marRight w:val="0"/>
              <w:marTop w:val="0"/>
              <w:marBottom w:val="0"/>
              <w:divBdr>
                <w:top w:val="none" w:sz="0" w:space="0" w:color="auto"/>
                <w:left w:val="none" w:sz="0" w:space="0" w:color="auto"/>
                <w:bottom w:val="none" w:sz="0" w:space="0" w:color="auto"/>
                <w:right w:val="none" w:sz="0" w:space="0" w:color="auto"/>
              </w:divBdr>
            </w:div>
          </w:divsChild>
        </w:div>
        <w:div w:id="1898543494">
          <w:marLeft w:val="0"/>
          <w:marRight w:val="0"/>
          <w:marTop w:val="0"/>
          <w:marBottom w:val="0"/>
          <w:divBdr>
            <w:top w:val="none" w:sz="0" w:space="0" w:color="auto"/>
            <w:left w:val="none" w:sz="0" w:space="0" w:color="auto"/>
            <w:bottom w:val="none" w:sz="0" w:space="0" w:color="auto"/>
            <w:right w:val="none" w:sz="0" w:space="0" w:color="auto"/>
          </w:divBdr>
          <w:divsChild>
            <w:div w:id="2054499192">
              <w:marLeft w:val="0"/>
              <w:marRight w:val="0"/>
              <w:marTop w:val="0"/>
              <w:marBottom w:val="0"/>
              <w:divBdr>
                <w:top w:val="none" w:sz="0" w:space="0" w:color="auto"/>
                <w:left w:val="none" w:sz="0" w:space="0" w:color="auto"/>
                <w:bottom w:val="none" w:sz="0" w:space="0" w:color="auto"/>
                <w:right w:val="none" w:sz="0" w:space="0" w:color="auto"/>
              </w:divBdr>
            </w:div>
            <w:div w:id="789129182">
              <w:marLeft w:val="0"/>
              <w:marRight w:val="0"/>
              <w:marTop w:val="0"/>
              <w:marBottom w:val="0"/>
              <w:divBdr>
                <w:top w:val="none" w:sz="0" w:space="0" w:color="auto"/>
                <w:left w:val="none" w:sz="0" w:space="0" w:color="auto"/>
                <w:bottom w:val="none" w:sz="0" w:space="0" w:color="auto"/>
                <w:right w:val="none" w:sz="0" w:space="0" w:color="auto"/>
              </w:divBdr>
            </w:div>
            <w:div w:id="2026201332">
              <w:marLeft w:val="0"/>
              <w:marRight w:val="0"/>
              <w:marTop w:val="0"/>
              <w:marBottom w:val="0"/>
              <w:divBdr>
                <w:top w:val="none" w:sz="0" w:space="0" w:color="auto"/>
                <w:left w:val="none" w:sz="0" w:space="0" w:color="auto"/>
                <w:bottom w:val="none" w:sz="0" w:space="0" w:color="auto"/>
                <w:right w:val="none" w:sz="0" w:space="0" w:color="auto"/>
              </w:divBdr>
            </w:div>
            <w:div w:id="110323482">
              <w:marLeft w:val="0"/>
              <w:marRight w:val="0"/>
              <w:marTop w:val="0"/>
              <w:marBottom w:val="0"/>
              <w:divBdr>
                <w:top w:val="none" w:sz="0" w:space="0" w:color="auto"/>
                <w:left w:val="none" w:sz="0" w:space="0" w:color="auto"/>
                <w:bottom w:val="none" w:sz="0" w:space="0" w:color="auto"/>
                <w:right w:val="none" w:sz="0" w:space="0" w:color="auto"/>
              </w:divBdr>
            </w:div>
          </w:divsChild>
        </w:div>
        <w:div w:id="1003359664">
          <w:marLeft w:val="0"/>
          <w:marRight w:val="0"/>
          <w:marTop w:val="0"/>
          <w:marBottom w:val="0"/>
          <w:divBdr>
            <w:top w:val="none" w:sz="0" w:space="0" w:color="auto"/>
            <w:left w:val="none" w:sz="0" w:space="0" w:color="auto"/>
            <w:bottom w:val="none" w:sz="0" w:space="0" w:color="auto"/>
            <w:right w:val="none" w:sz="0" w:space="0" w:color="auto"/>
          </w:divBdr>
          <w:divsChild>
            <w:div w:id="721757655">
              <w:marLeft w:val="0"/>
              <w:marRight w:val="0"/>
              <w:marTop w:val="0"/>
              <w:marBottom w:val="0"/>
              <w:divBdr>
                <w:top w:val="none" w:sz="0" w:space="0" w:color="auto"/>
                <w:left w:val="none" w:sz="0" w:space="0" w:color="auto"/>
                <w:bottom w:val="none" w:sz="0" w:space="0" w:color="auto"/>
                <w:right w:val="none" w:sz="0" w:space="0" w:color="auto"/>
              </w:divBdr>
            </w:div>
          </w:divsChild>
        </w:div>
        <w:div w:id="1937908083">
          <w:marLeft w:val="0"/>
          <w:marRight w:val="0"/>
          <w:marTop w:val="0"/>
          <w:marBottom w:val="0"/>
          <w:divBdr>
            <w:top w:val="none" w:sz="0" w:space="0" w:color="auto"/>
            <w:left w:val="none" w:sz="0" w:space="0" w:color="auto"/>
            <w:bottom w:val="none" w:sz="0" w:space="0" w:color="auto"/>
            <w:right w:val="none" w:sz="0" w:space="0" w:color="auto"/>
          </w:divBdr>
          <w:divsChild>
            <w:div w:id="396127066">
              <w:marLeft w:val="0"/>
              <w:marRight w:val="0"/>
              <w:marTop w:val="0"/>
              <w:marBottom w:val="0"/>
              <w:divBdr>
                <w:top w:val="none" w:sz="0" w:space="0" w:color="auto"/>
                <w:left w:val="none" w:sz="0" w:space="0" w:color="auto"/>
                <w:bottom w:val="none" w:sz="0" w:space="0" w:color="auto"/>
                <w:right w:val="none" w:sz="0" w:space="0" w:color="auto"/>
              </w:divBdr>
            </w:div>
          </w:divsChild>
        </w:div>
        <w:div w:id="966817208">
          <w:marLeft w:val="0"/>
          <w:marRight w:val="0"/>
          <w:marTop w:val="0"/>
          <w:marBottom w:val="0"/>
          <w:divBdr>
            <w:top w:val="none" w:sz="0" w:space="0" w:color="auto"/>
            <w:left w:val="none" w:sz="0" w:space="0" w:color="auto"/>
            <w:bottom w:val="none" w:sz="0" w:space="0" w:color="auto"/>
            <w:right w:val="none" w:sz="0" w:space="0" w:color="auto"/>
          </w:divBdr>
          <w:divsChild>
            <w:div w:id="1420174834">
              <w:marLeft w:val="0"/>
              <w:marRight w:val="0"/>
              <w:marTop w:val="0"/>
              <w:marBottom w:val="0"/>
              <w:divBdr>
                <w:top w:val="none" w:sz="0" w:space="0" w:color="auto"/>
                <w:left w:val="none" w:sz="0" w:space="0" w:color="auto"/>
                <w:bottom w:val="none" w:sz="0" w:space="0" w:color="auto"/>
                <w:right w:val="none" w:sz="0" w:space="0" w:color="auto"/>
              </w:divBdr>
            </w:div>
          </w:divsChild>
        </w:div>
        <w:div w:id="1918663242">
          <w:marLeft w:val="0"/>
          <w:marRight w:val="0"/>
          <w:marTop w:val="0"/>
          <w:marBottom w:val="0"/>
          <w:divBdr>
            <w:top w:val="none" w:sz="0" w:space="0" w:color="auto"/>
            <w:left w:val="none" w:sz="0" w:space="0" w:color="auto"/>
            <w:bottom w:val="none" w:sz="0" w:space="0" w:color="auto"/>
            <w:right w:val="none" w:sz="0" w:space="0" w:color="auto"/>
          </w:divBdr>
          <w:divsChild>
            <w:div w:id="1025517997">
              <w:marLeft w:val="0"/>
              <w:marRight w:val="0"/>
              <w:marTop w:val="0"/>
              <w:marBottom w:val="0"/>
              <w:divBdr>
                <w:top w:val="none" w:sz="0" w:space="0" w:color="auto"/>
                <w:left w:val="none" w:sz="0" w:space="0" w:color="auto"/>
                <w:bottom w:val="none" w:sz="0" w:space="0" w:color="auto"/>
                <w:right w:val="none" w:sz="0" w:space="0" w:color="auto"/>
              </w:divBdr>
            </w:div>
          </w:divsChild>
        </w:div>
        <w:div w:id="2084066610">
          <w:marLeft w:val="0"/>
          <w:marRight w:val="0"/>
          <w:marTop w:val="0"/>
          <w:marBottom w:val="0"/>
          <w:divBdr>
            <w:top w:val="none" w:sz="0" w:space="0" w:color="auto"/>
            <w:left w:val="none" w:sz="0" w:space="0" w:color="auto"/>
            <w:bottom w:val="none" w:sz="0" w:space="0" w:color="auto"/>
            <w:right w:val="none" w:sz="0" w:space="0" w:color="auto"/>
          </w:divBdr>
          <w:divsChild>
            <w:div w:id="275211895">
              <w:marLeft w:val="0"/>
              <w:marRight w:val="0"/>
              <w:marTop w:val="0"/>
              <w:marBottom w:val="0"/>
              <w:divBdr>
                <w:top w:val="none" w:sz="0" w:space="0" w:color="auto"/>
                <w:left w:val="none" w:sz="0" w:space="0" w:color="auto"/>
                <w:bottom w:val="none" w:sz="0" w:space="0" w:color="auto"/>
                <w:right w:val="none" w:sz="0" w:space="0" w:color="auto"/>
              </w:divBdr>
            </w:div>
          </w:divsChild>
        </w:div>
        <w:div w:id="1868367944">
          <w:marLeft w:val="0"/>
          <w:marRight w:val="0"/>
          <w:marTop w:val="0"/>
          <w:marBottom w:val="0"/>
          <w:divBdr>
            <w:top w:val="none" w:sz="0" w:space="0" w:color="auto"/>
            <w:left w:val="none" w:sz="0" w:space="0" w:color="auto"/>
            <w:bottom w:val="none" w:sz="0" w:space="0" w:color="auto"/>
            <w:right w:val="none" w:sz="0" w:space="0" w:color="auto"/>
          </w:divBdr>
          <w:divsChild>
            <w:div w:id="2045867603">
              <w:marLeft w:val="0"/>
              <w:marRight w:val="0"/>
              <w:marTop w:val="0"/>
              <w:marBottom w:val="0"/>
              <w:divBdr>
                <w:top w:val="none" w:sz="0" w:space="0" w:color="auto"/>
                <w:left w:val="none" w:sz="0" w:space="0" w:color="auto"/>
                <w:bottom w:val="none" w:sz="0" w:space="0" w:color="auto"/>
                <w:right w:val="none" w:sz="0" w:space="0" w:color="auto"/>
              </w:divBdr>
            </w:div>
          </w:divsChild>
        </w:div>
        <w:div w:id="1479764532">
          <w:marLeft w:val="0"/>
          <w:marRight w:val="0"/>
          <w:marTop w:val="0"/>
          <w:marBottom w:val="0"/>
          <w:divBdr>
            <w:top w:val="none" w:sz="0" w:space="0" w:color="auto"/>
            <w:left w:val="none" w:sz="0" w:space="0" w:color="auto"/>
            <w:bottom w:val="none" w:sz="0" w:space="0" w:color="auto"/>
            <w:right w:val="none" w:sz="0" w:space="0" w:color="auto"/>
          </w:divBdr>
          <w:divsChild>
            <w:div w:id="850533754">
              <w:marLeft w:val="0"/>
              <w:marRight w:val="0"/>
              <w:marTop w:val="0"/>
              <w:marBottom w:val="0"/>
              <w:divBdr>
                <w:top w:val="none" w:sz="0" w:space="0" w:color="auto"/>
                <w:left w:val="none" w:sz="0" w:space="0" w:color="auto"/>
                <w:bottom w:val="none" w:sz="0" w:space="0" w:color="auto"/>
                <w:right w:val="none" w:sz="0" w:space="0" w:color="auto"/>
              </w:divBdr>
            </w:div>
          </w:divsChild>
        </w:div>
        <w:div w:id="340551324">
          <w:marLeft w:val="0"/>
          <w:marRight w:val="0"/>
          <w:marTop w:val="0"/>
          <w:marBottom w:val="0"/>
          <w:divBdr>
            <w:top w:val="none" w:sz="0" w:space="0" w:color="auto"/>
            <w:left w:val="none" w:sz="0" w:space="0" w:color="auto"/>
            <w:bottom w:val="none" w:sz="0" w:space="0" w:color="auto"/>
            <w:right w:val="none" w:sz="0" w:space="0" w:color="auto"/>
          </w:divBdr>
          <w:divsChild>
            <w:div w:id="2146001567">
              <w:marLeft w:val="0"/>
              <w:marRight w:val="0"/>
              <w:marTop w:val="0"/>
              <w:marBottom w:val="0"/>
              <w:divBdr>
                <w:top w:val="none" w:sz="0" w:space="0" w:color="auto"/>
                <w:left w:val="none" w:sz="0" w:space="0" w:color="auto"/>
                <w:bottom w:val="none" w:sz="0" w:space="0" w:color="auto"/>
                <w:right w:val="none" w:sz="0" w:space="0" w:color="auto"/>
              </w:divBdr>
            </w:div>
          </w:divsChild>
        </w:div>
        <w:div w:id="1504541985">
          <w:marLeft w:val="0"/>
          <w:marRight w:val="0"/>
          <w:marTop w:val="0"/>
          <w:marBottom w:val="0"/>
          <w:divBdr>
            <w:top w:val="none" w:sz="0" w:space="0" w:color="auto"/>
            <w:left w:val="none" w:sz="0" w:space="0" w:color="auto"/>
            <w:bottom w:val="none" w:sz="0" w:space="0" w:color="auto"/>
            <w:right w:val="none" w:sz="0" w:space="0" w:color="auto"/>
          </w:divBdr>
          <w:divsChild>
            <w:div w:id="207686442">
              <w:marLeft w:val="0"/>
              <w:marRight w:val="0"/>
              <w:marTop w:val="0"/>
              <w:marBottom w:val="0"/>
              <w:divBdr>
                <w:top w:val="none" w:sz="0" w:space="0" w:color="auto"/>
                <w:left w:val="none" w:sz="0" w:space="0" w:color="auto"/>
                <w:bottom w:val="none" w:sz="0" w:space="0" w:color="auto"/>
                <w:right w:val="none" w:sz="0" w:space="0" w:color="auto"/>
              </w:divBdr>
            </w:div>
          </w:divsChild>
        </w:div>
        <w:div w:id="1362973438">
          <w:marLeft w:val="0"/>
          <w:marRight w:val="0"/>
          <w:marTop w:val="0"/>
          <w:marBottom w:val="0"/>
          <w:divBdr>
            <w:top w:val="none" w:sz="0" w:space="0" w:color="auto"/>
            <w:left w:val="none" w:sz="0" w:space="0" w:color="auto"/>
            <w:bottom w:val="none" w:sz="0" w:space="0" w:color="auto"/>
            <w:right w:val="none" w:sz="0" w:space="0" w:color="auto"/>
          </w:divBdr>
          <w:divsChild>
            <w:div w:id="2094087151">
              <w:marLeft w:val="0"/>
              <w:marRight w:val="0"/>
              <w:marTop w:val="0"/>
              <w:marBottom w:val="0"/>
              <w:divBdr>
                <w:top w:val="none" w:sz="0" w:space="0" w:color="auto"/>
                <w:left w:val="none" w:sz="0" w:space="0" w:color="auto"/>
                <w:bottom w:val="none" w:sz="0" w:space="0" w:color="auto"/>
                <w:right w:val="none" w:sz="0" w:space="0" w:color="auto"/>
              </w:divBdr>
            </w:div>
          </w:divsChild>
        </w:div>
        <w:div w:id="808939642">
          <w:marLeft w:val="0"/>
          <w:marRight w:val="0"/>
          <w:marTop w:val="0"/>
          <w:marBottom w:val="0"/>
          <w:divBdr>
            <w:top w:val="none" w:sz="0" w:space="0" w:color="auto"/>
            <w:left w:val="none" w:sz="0" w:space="0" w:color="auto"/>
            <w:bottom w:val="none" w:sz="0" w:space="0" w:color="auto"/>
            <w:right w:val="none" w:sz="0" w:space="0" w:color="auto"/>
          </w:divBdr>
          <w:divsChild>
            <w:div w:id="1742168365">
              <w:marLeft w:val="0"/>
              <w:marRight w:val="0"/>
              <w:marTop w:val="0"/>
              <w:marBottom w:val="0"/>
              <w:divBdr>
                <w:top w:val="none" w:sz="0" w:space="0" w:color="auto"/>
                <w:left w:val="none" w:sz="0" w:space="0" w:color="auto"/>
                <w:bottom w:val="none" w:sz="0" w:space="0" w:color="auto"/>
                <w:right w:val="none" w:sz="0" w:space="0" w:color="auto"/>
              </w:divBdr>
            </w:div>
          </w:divsChild>
        </w:div>
        <w:div w:id="2038114615">
          <w:marLeft w:val="0"/>
          <w:marRight w:val="0"/>
          <w:marTop w:val="0"/>
          <w:marBottom w:val="0"/>
          <w:divBdr>
            <w:top w:val="none" w:sz="0" w:space="0" w:color="auto"/>
            <w:left w:val="none" w:sz="0" w:space="0" w:color="auto"/>
            <w:bottom w:val="none" w:sz="0" w:space="0" w:color="auto"/>
            <w:right w:val="none" w:sz="0" w:space="0" w:color="auto"/>
          </w:divBdr>
          <w:divsChild>
            <w:div w:id="315452764">
              <w:marLeft w:val="0"/>
              <w:marRight w:val="0"/>
              <w:marTop w:val="0"/>
              <w:marBottom w:val="0"/>
              <w:divBdr>
                <w:top w:val="none" w:sz="0" w:space="0" w:color="auto"/>
                <w:left w:val="none" w:sz="0" w:space="0" w:color="auto"/>
                <w:bottom w:val="none" w:sz="0" w:space="0" w:color="auto"/>
                <w:right w:val="none" w:sz="0" w:space="0" w:color="auto"/>
              </w:divBdr>
            </w:div>
          </w:divsChild>
        </w:div>
        <w:div w:id="830171515">
          <w:marLeft w:val="0"/>
          <w:marRight w:val="0"/>
          <w:marTop w:val="0"/>
          <w:marBottom w:val="0"/>
          <w:divBdr>
            <w:top w:val="none" w:sz="0" w:space="0" w:color="auto"/>
            <w:left w:val="none" w:sz="0" w:space="0" w:color="auto"/>
            <w:bottom w:val="none" w:sz="0" w:space="0" w:color="auto"/>
            <w:right w:val="none" w:sz="0" w:space="0" w:color="auto"/>
          </w:divBdr>
          <w:divsChild>
            <w:div w:id="908419580">
              <w:marLeft w:val="0"/>
              <w:marRight w:val="0"/>
              <w:marTop w:val="0"/>
              <w:marBottom w:val="0"/>
              <w:divBdr>
                <w:top w:val="none" w:sz="0" w:space="0" w:color="auto"/>
                <w:left w:val="none" w:sz="0" w:space="0" w:color="auto"/>
                <w:bottom w:val="none" w:sz="0" w:space="0" w:color="auto"/>
                <w:right w:val="none" w:sz="0" w:space="0" w:color="auto"/>
              </w:divBdr>
            </w:div>
          </w:divsChild>
        </w:div>
        <w:div w:id="160782207">
          <w:marLeft w:val="0"/>
          <w:marRight w:val="0"/>
          <w:marTop w:val="0"/>
          <w:marBottom w:val="0"/>
          <w:divBdr>
            <w:top w:val="none" w:sz="0" w:space="0" w:color="auto"/>
            <w:left w:val="none" w:sz="0" w:space="0" w:color="auto"/>
            <w:bottom w:val="none" w:sz="0" w:space="0" w:color="auto"/>
            <w:right w:val="none" w:sz="0" w:space="0" w:color="auto"/>
          </w:divBdr>
          <w:divsChild>
            <w:div w:id="780026875">
              <w:marLeft w:val="0"/>
              <w:marRight w:val="0"/>
              <w:marTop w:val="0"/>
              <w:marBottom w:val="0"/>
              <w:divBdr>
                <w:top w:val="none" w:sz="0" w:space="0" w:color="auto"/>
                <w:left w:val="none" w:sz="0" w:space="0" w:color="auto"/>
                <w:bottom w:val="none" w:sz="0" w:space="0" w:color="auto"/>
                <w:right w:val="none" w:sz="0" w:space="0" w:color="auto"/>
              </w:divBdr>
            </w:div>
          </w:divsChild>
        </w:div>
        <w:div w:id="1891456004">
          <w:marLeft w:val="0"/>
          <w:marRight w:val="0"/>
          <w:marTop w:val="0"/>
          <w:marBottom w:val="0"/>
          <w:divBdr>
            <w:top w:val="none" w:sz="0" w:space="0" w:color="auto"/>
            <w:left w:val="none" w:sz="0" w:space="0" w:color="auto"/>
            <w:bottom w:val="none" w:sz="0" w:space="0" w:color="auto"/>
            <w:right w:val="none" w:sz="0" w:space="0" w:color="auto"/>
          </w:divBdr>
          <w:divsChild>
            <w:div w:id="1229414706">
              <w:marLeft w:val="0"/>
              <w:marRight w:val="0"/>
              <w:marTop w:val="0"/>
              <w:marBottom w:val="0"/>
              <w:divBdr>
                <w:top w:val="none" w:sz="0" w:space="0" w:color="auto"/>
                <w:left w:val="none" w:sz="0" w:space="0" w:color="auto"/>
                <w:bottom w:val="none" w:sz="0" w:space="0" w:color="auto"/>
                <w:right w:val="none" w:sz="0" w:space="0" w:color="auto"/>
              </w:divBdr>
            </w:div>
          </w:divsChild>
        </w:div>
        <w:div w:id="11685629">
          <w:marLeft w:val="0"/>
          <w:marRight w:val="0"/>
          <w:marTop w:val="0"/>
          <w:marBottom w:val="0"/>
          <w:divBdr>
            <w:top w:val="none" w:sz="0" w:space="0" w:color="auto"/>
            <w:left w:val="none" w:sz="0" w:space="0" w:color="auto"/>
            <w:bottom w:val="none" w:sz="0" w:space="0" w:color="auto"/>
            <w:right w:val="none" w:sz="0" w:space="0" w:color="auto"/>
          </w:divBdr>
          <w:divsChild>
            <w:div w:id="890964125">
              <w:marLeft w:val="0"/>
              <w:marRight w:val="0"/>
              <w:marTop w:val="0"/>
              <w:marBottom w:val="0"/>
              <w:divBdr>
                <w:top w:val="none" w:sz="0" w:space="0" w:color="auto"/>
                <w:left w:val="none" w:sz="0" w:space="0" w:color="auto"/>
                <w:bottom w:val="none" w:sz="0" w:space="0" w:color="auto"/>
                <w:right w:val="none" w:sz="0" w:space="0" w:color="auto"/>
              </w:divBdr>
            </w:div>
          </w:divsChild>
        </w:div>
        <w:div w:id="1747415679">
          <w:marLeft w:val="0"/>
          <w:marRight w:val="0"/>
          <w:marTop w:val="0"/>
          <w:marBottom w:val="0"/>
          <w:divBdr>
            <w:top w:val="none" w:sz="0" w:space="0" w:color="auto"/>
            <w:left w:val="none" w:sz="0" w:space="0" w:color="auto"/>
            <w:bottom w:val="none" w:sz="0" w:space="0" w:color="auto"/>
            <w:right w:val="none" w:sz="0" w:space="0" w:color="auto"/>
          </w:divBdr>
          <w:divsChild>
            <w:div w:id="1737319767">
              <w:marLeft w:val="0"/>
              <w:marRight w:val="0"/>
              <w:marTop w:val="0"/>
              <w:marBottom w:val="0"/>
              <w:divBdr>
                <w:top w:val="none" w:sz="0" w:space="0" w:color="auto"/>
                <w:left w:val="none" w:sz="0" w:space="0" w:color="auto"/>
                <w:bottom w:val="none" w:sz="0" w:space="0" w:color="auto"/>
                <w:right w:val="none" w:sz="0" w:space="0" w:color="auto"/>
              </w:divBdr>
            </w:div>
          </w:divsChild>
        </w:div>
        <w:div w:id="1645506128">
          <w:marLeft w:val="0"/>
          <w:marRight w:val="0"/>
          <w:marTop w:val="0"/>
          <w:marBottom w:val="0"/>
          <w:divBdr>
            <w:top w:val="none" w:sz="0" w:space="0" w:color="auto"/>
            <w:left w:val="none" w:sz="0" w:space="0" w:color="auto"/>
            <w:bottom w:val="none" w:sz="0" w:space="0" w:color="auto"/>
            <w:right w:val="none" w:sz="0" w:space="0" w:color="auto"/>
          </w:divBdr>
          <w:divsChild>
            <w:div w:id="326173982">
              <w:marLeft w:val="0"/>
              <w:marRight w:val="0"/>
              <w:marTop w:val="0"/>
              <w:marBottom w:val="0"/>
              <w:divBdr>
                <w:top w:val="none" w:sz="0" w:space="0" w:color="auto"/>
                <w:left w:val="none" w:sz="0" w:space="0" w:color="auto"/>
                <w:bottom w:val="none" w:sz="0" w:space="0" w:color="auto"/>
                <w:right w:val="none" w:sz="0" w:space="0" w:color="auto"/>
              </w:divBdr>
            </w:div>
          </w:divsChild>
        </w:div>
        <w:div w:id="1143161974">
          <w:marLeft w:val="0"/>
          <w:marRight w:val="0"/>
          <w:marTop w:val="0"/>
          <w:marBottom w:val="0"/>
          <w:divBdr>
            <w:top w:val="none" w:sz="0" w:space="0" w:color="auto"/>
            <w:left w:val="none" w:sz="0" w:space="0" w:color="auto"/>
            <w:bottom w:val="none" w:sz="0" w:space="0" w:color="auto"/>
            <w:right w:val="none" w:sz="0" w:space="0" w:color="auto"/>
          </w:divBdr>
          <w:divsChild>
            <w:div w:id="149249446">
              <w:marLeft w:val="0"/>
              <w:marRight w:val="0"/>
              <w:marTop w:val="0"/>
              <w:marBottom w:val="0"/>
              <w:divBdr>
                <w:top w:val="none" w:sz="0" w:space="0" w:color="auto"/>
                <w:left w:val="none" w:sz="0" w:space="0" w:color="auto"/>
                <w:bottom w:val="none" w:sz="0" w:space="0" w:color="auto"/>
                <w:right w:val="none" w:sz="0" w:space="0" w:color="auto"/>
              </w:divBdr>
            </w:div>
          </w:divsChild>
        </w:div>
        <w:div w:id="1062286767">
          <w:marLeft w:val="0"/>
          <w:marRight w:val="0"/>
          <w:marTop w:val="0"/>
          <w:marBottom w:val="0"/>
          <w:divBdr>
            <w:top w:val="none" w:sz="0" w:space="0" w:color="auto"/>
            <w:left w:val="none" w:sz="0" w:space="0" w:color="auto"/>
            <w:bottom w:val="none" w:sz="0" w:space="0" w:color="auto"/>
            <w:right w:val="none" w:sz="0" w:space="0" w:color="auto"/>
          </w:divBdr>
          <w:divsChild>
            <w:div w:id="243607596">
              <w:marLeft w:val="0"/>
              <w:marRight w:val="0"/>
              <w:marTop w:val="0"/>
              <w:marBottom w:val="0"/>
              <w:divBdr>
                <w:top w:val="none" w:sz="0" w:space="0" w:color="auto"/>
                <w:left w:val="none" w:sz="0" w:space="0" w:color="auto"/>
                <w:bottom w:val="none" w:sz="0" w:space="0" w:color="auto"/>
                <w:right w:val="none" w:sz="0" w:space="0" w:color="auto"/>
              </w:divBdr>
            </w:div>
          </w:divsChild>
        </w:div>
        <w:div w:id="172572565">
          <w:marLeft w:val="0"/>
          <w:marRight w:val="0"/>
          <w:marTop w:val="0"/>
          <w:marBottom w:val="0"/>
          <w:divBdr>
            <w:top w:val="none" w:sz="0" w:space="0" w:color="auto"/>
            <w:left w:val="none" w:sz="0" w:space="0" w:color="auto"/>
            <w:bottom w:val="none" w:sz="0" w:space="0" w:color="auto"/>
            <w:right w:val="none" w:sz="0" w:space="0" w:color="auto"/>
          </w:divBdr>
          <w:divsChild>
            <w:div w:id="451485702">
              <w:marLeft w:val="0"/>
              <w:marRight w:val="0"/>
              <w:marTop w:val="0"/>
              <w:marBottom w:val="0"/>
              <w:divBdr>
                <w:top w:val="none" w:sz="0" w:space="0" w:color="auto"/>
                <w:left w:val="none" w:sz="0" w:space="0" w:color="auto"/>
                <w:bottom w:val="none" w:sz="0" w:space="0" w:color="auto"/>
                <w:right w:val="none" w:sz="0" w:space="0" w:color="auto"/>
              </w:divBdr>
            </w:div>
          </w:divsChild>
        </w:div>
        <w:div w:id="884104502">
          <w:marLeft w:val="0"/>
          <w:marRight w:val="0"/>
          <w:marTop w:val="0"/>
          <w:marBottom w:val="0"/>
          <w:divBdr>
            <w:top w:val="none" w:sz="0" w:space="0" w:color="auto"/>
            <w:left w:val="none" w:sz="0" w:space="0" w:color="auto"/>
            <w:bottom w:val="none" w:sz="0" w:space="0" w:color="auto"/>
            <w:right w:val="none" w:sz="0" w:space="0" w:color="auto"/>
          </w:divBdr>
          <w:divsChild>
            <w:div w:id="1329822733">
              <w:marLeft w:val="0"/>
              <w:marRight w:val="0"/>
              <w:marTop w:val="0"/>
              <w:marBottom w:val="0"/>
              <w:divBdr>
                <w:top w:val="none" w:sz="0" w:space="0" w:color="auto"/>
                <w:left w:val="none" w:sz="0" w:space="0" w:color="auto"/>
                <w:bottom w:val="none" w:sz="0" w:space="0" w:color="auto"/>
                <w:right w:val="none" w:sz="0" w:space="0" w:color="auto"/>
              </w:divBdr>
            </w:div>
          </w:divsChild>
        </w:div>
        <w:div w:id="981422371">
          <w:marLeft w:val="0"/>
          <w:marRight w:val="0"/>
          <w:marTop w:val="0"/>
          <w:marBottom w:val="0"/>
          <w:divBdr>
            <w:top w:val="none" w:sz="0" w:space="0" w:color="auto"/>
            <w:left w:val="none" w:sz="0" w:space="0" w:color="auto"/>
            <w:bottom w:val="none" w:sz="0" w:space="0" w:color="auto"/>
            <w:right w:val="none" w:sz="0" w:space="0" w:color="auto"/>
          </w:divBdr>
          <w:divsChild>
            <w:div w:id="2043748279">
              <w:marLeft w:val="0"/>
              <w:marRight w:val="0"/>
              <w:marTop w:val="0"/>
              <w:marBottom w:val="0"/>
              <w:divBdr>
                <w:top w:val="none" w:sz="0" w:space="0" w:color="auto"/>
                <w:left w:val="none" w:sz="0" w:space="0" w:color="auto"/>
                <w:bottom w:val="none" w:sz="0" w:space="0" w:color="auto"/>
                <w:right w:val="none" w:sz="0" w:space="0" w:color="auto"/>
              </w:divBdr>
            </w:div>
          </w:divsChild>
        </w:div>
        <w:div w:id="577980435">
          <w:marLeft w:val="0"/>
          <w:marRight w:val="0"/>
          <w:marTop w:val="0"/>
          <w:marBottom w:val="0"/>
          <w:divBdr>
            <w:top w:val="none" w:sz="0" w:space="0" w:color="auto"/>
            <w:left w:val="none" w:sz="0" w:space="0" w:color="auto"/>
            <w:bottom w:val="none" w:sz="0" w:space="0" w:color="auto"/>
            <w:right w:val="none" w:sz="0" w:space="0" w:color="auto"/>
          </w:divBdr>
          <w:divsChild>
            <w:div w:id="1068922462">
              <w:marLeft w:val="0"/>
              <w:marRight w:val="0"/>
              <w:marTop w:val="0"/>
              <w:marBottom w:val="0"/>
              <w:divBdr>
                <w:top w:val="none" w:sz="0" w:space="0" w:color="auto"/>
                <w:left w:val="none" w:sz="0" w:space="0" w:color="auto"/>
                <w:bottom w:val="none" w:sz="0" w:space="0" w:color="auto"/>
                <w:right w:val="none" w:sz="0" w:space="0" w:color="auto"/>
              </w:divBdr>
            </w:div>
          </w:divsChild>
        </w:div>
        <w:div w:id="215433073">
          <w:marLeft w:val="0"/>
          <w:marRight w:val="0"/>
          <w:marTop w:val="0"/>
          <w:marBottom w:val="0"/>
          <w:divBdr>
            <w:top w:val="none" w:sz="0" w:space="0" w:color="auto"/>
            <w:left w:val="none" w:sz="0" w:space="0" w:color="auto"/>
            <w:bottom w:val="none" w:sz="0" w:space="0" w:color="auto"/>
            <w:right w:val="none" w:sz="0" w:space="0" w:color="auto"/>
          </w:divBdr>
          <w:divsChild>
            <w:div w:id="219555116">
              <w:marLeft w:val="0"/>
              <w:marRight w:val="0"/>
              <w:marTop w:val="0"/>
              <w:marBottom w:val="0"/>
              <w:divBdr>
                <w:top w:val="none" w:sz="0" w:space="0" w:color="auto"/>
                <w:left w:val="none" w:sz="0" w:space="0" w:color="auto"/>
                <w:bottom w:val="none" w:sz="0" w:space="0" w:color="auto"/>
                <w:right w:val="none" w:sz="0" w:space="0" w:color="auto"/>
              </w:divBdr>
            </w:div>
          </w:divsChild>
        </w:div>
        <w:div w:id="1506364938">
          <w:marLeft w:val="0"/>
          <w:marRight w:val="0"/>
          <w:marTop w:val="0"/>
          <w:marBottom w:val="0"/>
          <w:divBdr>
            <w:top w:val="none" w:sz="0" w:space="0" w:color="auto"/>
            <w:left w:val="none" w:sz="0" w:space="0" w:color="auto"/>
            <w:bottom w:val="none" w:sz="0" w:space="0" w:color="auto"/>
            <w:right w:val="none" w:sz="0" w:space="0" w:color="auto"/>
          </w:divBdr>
          <w:divsChild>
            <w:div w:id="2129816906">
              <w:marLeft w:val="0"/>
              <w:marRight w:val="0"/>
              <w:marTop w:val="0"/>
              <w:marBottom w:val="0"/>
              <w:divBdr>
                <w:top w:val="none" w:sz="0" w:space="0" w:color="auto"/>
                <w:left w:val="none" w:sz="0" w:space="0" w:color="auto"/>
                <w:bottom w:val="none" w:sz="0" w:space="0" w:color="auto"/>
                <w:right w:val="none" w:sz="0" w:space="0" w:color="auto"/>
              </w:divBdr>
            </w:div>
          </w:divsChild>
        </w:div>
        <w:div w:id="622731396">
          <w:marLeft w:val="0"/>
          <w:marRight w:val="0"/>
          <w:marTop w:val="0"/>
          <w:marBottom w:val="0"/>
          <w:divBdr>
            <w:top w:val="none" w:sz="0" w:space="0" w:color="auto"/>
            <w:left w:val="none" w:sz="0" w:space="0" w:color="auto"/>
            <w:bottom w:val="none" w:sz="0" w:space="0" w:color="auto"/>
            <w:right w:val="none" w:sz="0" w:space="0" w:color="auto"/>
          </w:divBdr>
          <w:divsChild>
            <w:div w:id="94399236">
              <w:marLeft w:val="0"/>
              <w:marRight w:val="0"/>
              <w:marTop w:val="0"/>
              <w:marBottom w:val="0"/>
              <w:divBdr>
                <w:top w:val="none" w:sz="0" w:space="0" w:color="auto"/>
                <w:left w:val="none" w:sz="0" w:space="0" w:color="auto"/>
                <w:bottom w:val="none" w:sz="0" w:space="0" w:color="auto"/>
                <w:right w:val="none" w:sz="0" w:space="0" w:color="auto"/>
              </w:divBdr>
            </w:div>
          </w:divsChild>
        </w:div>
        <w:div w:id="413168236">
          <w:marLeft w:val="0"/>
          <w:marRight w:val="0"/>
          <w:marTop w:val="0"/>
          <w:marBottom w:val="0"/>
          <w:divBdr>
            <w:top w:val="none" w:sz="0" w:space="0" w:color="auto"/>
            <w:left w:val="none" w:sz="0" w:space="0" w:color="auto"/>
            <w:bottom w:val="none" w:sz="0" w:space="0" w:color="auto"/>
            <w:right w:val="none" w:sz="0" w:space="0" w:color="auto"/>
          </w:divBdr>
          <w:divsChild>
            <w:div w:id="53431265">
              <w:marLeft w:val="0"/>
              <w:marRight w:val="0"/>
              <w:marTop w:val="0"/>
              <w:marBottom w:val="0"/>
              <w:divBdr>
                <w:top w:val="none" w:sz="0" w:space="0" w:color="auto"/>
                <w:left w:val="none" w:sz="0" w:space="0" w:color="auto"/>
                <w:bottom w:val="none" w:sz="0" w:space="0" w:color="auto"/>
                <w:right w:val="none" w:sz="0" w:space="0" w:color="auto"/>
              </w:divBdr>
            </w:div>
          </w:divsChild>
        </w:div>
        <w:div w:id="1025792010">
          <w:marLeft w:val="0"/>
          <w:marRight w:val="0"/>
          <w:marTop w:val="0"/>
          <w:marBottom w:val="0"/>
          <w:divBdr>
            <w:top w:val="none" w:sz="0" w:space="0" w:color="auto"/>
            <w:left w:val="none" w:sz="0" w:space="0" w:color="auto"/>
            <w:bottom w:val="none" w:sz="0" w:space="0" w:color="auto"/>
            <w:right w:val="none" w:sz="0" w:space="0" w:color="auto"/>
          </w:divBdr>
          <w:divsChild>
            <w:div w:id="819418980">
              <w:marLeft w:val="0"/>
              <w:marRight w:val="0"/>
              <w:marTop w:val="0"/>
              <w:marBottom w:val="0"/>
              <w:divBdr>
                <w:top w:val="none" w:sz="0" w:space="0" w:color="auto"/>
                <w:left w:val="none" w:sz="0" w:space="0" w:color="auto"/>
                <w:bottom w:val="none" w:sz="0" w:space="0" w:color="auto"/>
                <w:right w:val="none" w:sz="0" w:space="0" w:color="auto"/>
              </w:divBdr>
            </w:div>
          </w:divsChild>
        </w:div>
        <w:div w:id="2042313769">
          <w:marLeft w:val="0"/>
          <w:marRight w:val="0"/>
          <w:marTop w:val="0"/>
          <w:marBottom w:val="0"/>
          <w:divBdr>
            <w:top w:val="none" w:sz="0" w:space="0" w:color="auto"/>
            <w:left w:val="none" w:sz="0" w:space="0" w:color="auto"/>
            <w:bottom w:val="none" w:sz="0" w:space="0" w:color="auto"/>
            <w:right w:val="none" w:sz="0" w:space="0" w:color="auto"/>
          </w:divBdr>
          <w:divsChild>
            <w:div w:id="159128918">
              <w:marLeft w:val="0"/>
              <w:marRight w:val="0"/>
              <w:marTop w:val="0"/>
              <w:marBottom w:val="0"/>
              <w:divBdr>
                <w:top w:val="none" w:sz="0" w:space="0" w:color="auto"/>
                <w:left w:val="none" w:sz="0" w:space="0" w:color="auto"/>
                <w:bottom w:val="none" w:sz="0" w:space="0" w:color="auto"/>
                <w:right w:val="none" w:sz="0" w:space="0" w:color="auto"/>
              </w:divBdr>
            </w:div>
          </w:divsChild>
        </w:div>
        <w:div w:id="2131241909">
          <w:marLeft w:val="0"/>
          <w:marRight w:val="0"/>
          <w:marTop w:val="0"/>
          <w:marBottom w:val="0"/>
          <w:divBdr>
            <w:top w:val="none" w:sz="0" w:space="0" w:color="auto"/>
            <w:left w:val="none" w:sz="0" w:space="0" w:color="auto"/>
            <w:bottom w:val="none" w:sz="0" w:space="0" w:color="auto"/>
            <w:right w:val="none" w:sz="0" w:space="0" w:color="auto"/>
          </w:divBdr>
          <w:divsChild>
            <w:div w:id="474567529">
              <w:marLeft w:val="0"/>
              <w:marRight w:val="0"/>
              <w:marTop w:val="0"/>
              <w:marBottom w:val="0"/>
              <w:divBdr>
                <w:top w:val="none" w:sz="0" w:space="0" w:color="auto"/>
                <w:left w:val="none" w:sz="0" w:space="0" w:color="auto"/>
                <w:bottom w:val="none" w:sz="0" w:space="0" w:color="auto"/>
                <w:right w:val="none" w:sz="0" w:space="0" w:color="auto"/>
              </w:divBdr>
            </w:div>
          </w:divsChild>
        </w:div>
        <w:div w:id="2087533344">
          <w:marLeft w:val="0"/>
          <w:marRight w:val="0"/>
          <w:marTop w:val="0"/>
          <w:marBottom w:val="0"/>
          <w:divBdr>
            <w:top w:val="none" w:sz="0" w:space="0" w:color="auto"/>
            <w:left w:val="none" w:sz="0" w:space="0" w:color="auto"/>
            <w:bottom w:val="none" w:sz="0" w:space="0" w:color="auto"/>
            <w:right w:val="none" w:sz="0" w:space="0" w:color="auto"/>
          </w:divBdr>
          <w:divsChild>
            <w:div w:id="14144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68335">
      <w:bodyDiv w:val="1"/>
      <w:marLeft w:val="0"/>
      <w:marRight w:val="0"/>
      <w:marTop w:val="0"/>
      <w:marBottom w:val="0"/>
      <w:divBdr>
        <w:top w:val="none" w:sz="0" w:space="0" w:color="auto"/>
        <w:left w:val="none" w:sz="0" w:space="0" w:color="auto"/>
        <w:bottom w:val="none" w:sz="0" w:space="0" w:color="auto"/>
        <w:right w:val="none" w:sz="0" w:space="0" w:color="auto"/>
      </w:divBdr>
      <w:divsChild>
        <w:div w:id="1299336085">
          <w:marLeft w:val="0"/>
          <w:marRight w:val="0"/>
          <w:marTop w:val="0"/>
          <w:marBottom w:val="0"/>
          <w:divBdr>
            <w:top w:val="none" w:sz="0" w:space="0" w:color="auto"/>
            <w:left w:val="none" w:sz="0" w:space="0" w:color="auto"/>
            <w:bottom w:val="none" w:sz="0" w:space="0" w:color="auto"/>
            <w:right w:val="none" w:sz="0" w:space="0" w:color="auto"/>
          </w:divBdr>
          <w:divsChild>
            <w:div w:id="1191577526">
              <w:marLeft w:val="0"/>
              <w:marRight w:val="0"/>
              <w:marTop w:val="0"/>
              <w:marBottom w:val="0"/>
              <w:divBdr>
                <w:top w:val="none" w:sz="0" w:space="0" w:color="auto"/>
                <w:left w:val="none" w:sz="0" w:space="0" w:color="auto"/>
                <w:bottom w:val="none" w:sz="0" w:space="0" w:color="auto"/>
                <w:right w:val="none" w:sz="0" w:space="0" w:color="auto"/>
              </w:divBdr>
            </w:div>
          </w:divsChild>
        </w:div>
        <w:div w:id="1124614644">
          <w:marLeft w:val="0"/>
          <w:marRight w:val="0"/>
          <w:marTop w:val="0"/>
          <w:marBottom w:val="0"/>
          <w:divBdr>
            <w:top w:val="none" w:sz="0" w:space="0" w:color="auto"/>
            <w:left w:val="none" w:sz="0" w:space="0" w:color="auto"/>
            <w:bottom w:val="none" w:sz="0" w:space="0" w:color="auto"/>
            <w:right w:val="none" w:sz="0" w:space="0" w:color="auto"/>
          </w:divBdr>
          <w:divsChild>
            <w:div w:id="633870529">
              <w:marLeft w:val="0"/>
              <w:marRight w:val="0"/>
              <w:marTop w:val="0"/>
              <w:marBottom w:val="0"/>
              <w:divBdr>
                <w:top w:val="none" w:sz="0" w:space="0" w:color="auto"/>
                <w:left w:val="none" w:sz="0" w:space="0" w:color="auto"/>
                <w:bottom w:val="none" w:sz="0" w:space="0" w:color="auto"/>
                <w:right w:val="none" w:sz="0" w:space="0" w:color="auto"/>
              </w:divBdr>
            </w:div>
          </w:divsChild>
        </w:div>
        <w:div w:id="33891085">
          <w:marLeft w:val="0"/>
          <w:marRight w:val="0"/>
          <w:marTop w:val="0"/>
          <w:marBottom w:val="0"/>
          <w:divBdr>
            <w:top w:val="none" w:sz="0" w:space="0" w:color="auto"/>
            <w:left w:val="none" w:sz="0" w:space="0" w:color="auto"/>
            <w:bottom w:val="none" w:sz="0" w:space="0" w:color="auto"/>
            <w:right w:val="none" w:sz="0" w:space="0" w:color="auto"/>
          </w:divBdr>
          <w:divsChild>
            <w:div w:id="1105611678">
              <w:marLeft w:val="0"/>
              <w:marRight w:val="0"/>
              <w:marTop w:val="0"/>
              <w:marBottom w:val="0"/>
              <w:divBdr>
                <w:top w:val="none" w:sz="0" w:space="0" w:color="auto"/>
                <w:left w:val="none" w:sz="0" w:space="0" w:color="auto"/>
                <w:bottom w:val="none" w:sz="0" w:space="0" w:color="auto"/>
                <w:right w:val="none" w:sz="0" w:space="0" w:color="auto"/>
              </w:divBdr>
            </w:div>
          </w:divsChild>
        </w:div>
        <w:div w:id="1340355206">
          <w:marLeft w:val="0"/>
          <w:marRight w:val="0"/>
          <w:marTop w:val="0"/>
          <w:marBottom w:val="0"/>
          <w:divBdr>
            <w:top w:val="none" w:sz="0" w:space="0" w:color="auto"/>
            <w:left w:val="none" w:sz="0" w:space="0" w:color="auto"/>
            <w:bottom w:val="none" w:sz="0" w:space="0" w:color="auto"/>
            <w:right w:val="none" w:sz="0" w:space="0" w:color="auto"/>
          </w:divBdr>
          <w:divsChild>
            <w:div w:id="1062561484">
              <w:marLeft w:val="0"/>
              <w:marRight w:val="0"/>
              <w:marTop w:val="0"/>
              <w:marBottom w:val="0"/>
              <w:divBdr>
                <w:top w:val="none" w:sz="0" w:space="0" w:color="auto"/>
                <w:left w:val="none" w:sz="0" w:space="0" w:color="auto"/>
                <w:bottom w:val="none" w:sz="0" w:space="0" w:color="auto"/>
                <w:right w:val="none" w:sz="0" w:space="0" w:color="auto"/>
              </w:divBdr>
            </w:div>
          </w:divsChild>
        </w:div>
        <w:div w:id="950942361">
          <w:marLeft w:val="0"/>
          <w:marRight w:val="0"/>
          <w:marTop w:val="0"/>
          <w:marBottom w:val="0"/>
          <w:divBdr>
            <w:top w:val="none" w:sz="0" w:space="0" w:color="auto"/>
            <w:left w:val="none" w:sz="0" w:space="0" w:color="auto"/>
            <w:bottom w:val="none" w:sz="0" w:space="0" w:color="auto"/>
            <w:right w:val="none" w:sz="0" w:space="0" w:color="auto"/>
          </w:divBdr>
          <w:divsChild>
            <w:div w:id="1207571078">
              <w:marLeft w:val="0"/>
              <w:marRight w:val="0"/>
              <w:marTop w:val="0"/>
              <w:marBottom w:val="0"/>
              <w:divBdr>
                <w:top w:val="none" w:sz="0" w:space="0" w:color="auto"/>
                <w:left w:val="none" w:sz="0" w:space="0" w:color="auto"/>
                <w:bottom w:val="none" w:sz="0" w:space="0" w:color="auto"/>
                <w:right w:val="none" w:sz="0" w:space="0" w:color="auto"/>
              </w:divBdr>
            </w:div>
          </w:divsChild>
        </w:div>
        <w:div w:id="880895660">
          <w:marLeft w:val="0"/>
          <w:marRight w:val="0"/>
          <w:marTop w:val="0"/>
          <w:marBottom w:val="0"/>
          <w:divBdr>
            <w:top w:val="none" w:sz="0" w:space="0" w:color="auto"/>
            <w:left w:val="none" w:sz="0" w:space="0" w:color="auto"/>
            <w:bottom w:val="none" w:sz="0" w:space="0" w:color="auto"/>
            <w:right w:val="none" w:sz="0" w:space="0" w:color="auto"/>
          </w:divBdr>
          <w:divsChild>
            <w:div w:id="720907577">
              <w:marLeft w:val="0"/>
              <w:marRight w:val="0"/>
              <w:marTop w:val="0"/>
              <w:marBottom w:val="0"/>
              <w:divBdr>
                <w:top w:val="none" w:sz="0" w:space="0" w:color="auto"/>
                <w:left w:val="none" w:sz="0" w:space="0" w:color="auto"/>
                <w:bottom w:val="none" w:sz="0" w:space="0" w:color="auto"/>
                <w:right w:val="none" w:sz="0" w:space="0" w:color="auto"/>
              </w:divBdr>
            </w:div>
            <w:div w:id="1748381544">
              <w:marLeft w:val="0"/>
              <w:marRight w:val="0"/>
              <w:marTop w:val="0"/>
              <w:marBottom w:val="0"/>
              <w:divBdr>
                <w:top w:val="none" w:sz="0" w:space="0" w:color="auto"/>
                <w:left w:val="none" w:sz="0" w:space="0" w:color="auto"/>
                <w:bottom w:val="none" w:sz="0" w:space="0" w:color="auto"/>
                <w:right w:val="none" w:sz="0" w:space="0" w:color="auto"/>
              </w:divBdr>
            </w:div>
            <w:div w:id="1176655118">
              <w:marLeft w:val="0"/>
              <w:marRight w:val="0"/>
              <w:marTop w:val="0"/>
              <w:marBottom w:val="0"/>
              <w:divBdr>
                <w:top w:val="none" w:sz="0" w:space="0" w:color="auto"/>
                <w:left w:val="none" w:sz="0" w:space="0" w:color="auto"/>
                <w:bottom w:val="none" w:sz="0" w:space="0" w:color="auto"/>
                <w:right w:val="none" w:sz="0" w:space="0" w:color="auto"/>
              </w:divBdr>
            </w:div>
            <w:div w:id="227689261">
              <w:marLeft w:val="0"/>
              <w:marRight w:val="0"/>
              <w:marTop w:val="0"/>
              <w:marBottom w:val="0"/>
              <w:divBdr>
                <w:top w:val="none" w:sz="0" w:space="0" w:color="auto"/>
                <w:left w:val="none" w:sz="0" w:space="0" w:color="auto"/>
                <w:bottom w:val="none" w:sz="0" w:space="0" w:color="auto"/>
                <w:right w:val="none" w:sz="0" w:space="0" w:color="auto"/>
              </w:divBdr>
            </w:div>
          </w:divsChild>
        </w:div>
        <w:div w:id="671643552">
          <w:marLeft w:val="0"/>
          <w:marRight w:val="0"/>
          <w:marTop w:val="0"/>
          <w:marBottom w:val="0"/>
          <w:divBdr>
            <w:top w:val="none" w:sz="0" w:space="0" w:color="auto"/>
            <w:left w:val="none" w:sz="0" w:space="0" w:color="auto"/>
            <w:bottom w:val="none" w:sz="0" w:space="0" w:color="auto"/>
            <w:right w:val="none" w:sz="0" w:space="0" w:color="auto"/>
          </w:divBdr>
          <w:divsChild>
            <w:div w:id="2111121558">
              <w:marLeft w:val="0"/>
              <w:marRight w:val="0"/>
              <w:marTop w:val="0"/>
              <w:marBottom w:val="0"/>
              <w:divBdr>
                <w:top w:val="none" w:sz="0" w:space="0" w:color="auto"/>
                <w:left w:val="none" w:sz="0" w:space="0" w:color="auto"/>
                <w:bottom w:val="none" w:sz="0" w:space="0" w:color="auto"/>
                <w:right w:val="none" w:sz="0" w:space="0" w:color="auto"/>
              </w:divBdr>
            </w:div>
          </w:divsChild>
        </w:div>
        <w:div w:id="68504089">
          <w:marLeft w:val="0"/>
          <w:marRight w:val="0"/>
          <w:marTop w:val="0"/>
          <w:marBottom w:val="0"/>
          <w:divBdr>
            <w:top w:val="none" w:sz="0" w:space="0" w:color="auto"/>
            <w:left w:val="none" w:sz="0" w:space="0" w:color="auto"/>
            <w:bottom w:val="none" w:sz="0" w:space="0" w:color="auto"/>
            <w:right w:val="none" w:sz="0" w:space="0" w:color="auto"/>
          </w:divBdr>
          <w:divsChild>
            <w:div w:id="1860315339">
              <w:marLeft w:val="0"/>
              <w:marRight w:val="0"/>
              <w:marTop w:val="0"/>
              <w:marBottom w:val="0"/>
              <w:divBdr>
                <w:top w:val="none" w:sz="0" w:space="0" w:color="auto"/>
                <w:left w:val="none" w:sz="0" w:space="0" w:color="auto"/>
                <w:bottom w:val="none" w:sz="0" w:space="0" w:color="auto"/>
                <w:right w:val="none" w:sz="0" w:space="0" w:color="auto"/>
              </w:divBdr>
            </w:div>
          </w:divsChild>
        </w:div>
        <w:div w:id="233471566">
          <w:marLeft w:val="0"/>
          <w:marRight w:val="0"/>
          <w:marTop w:val="0"/>
          <w:marBottom w:val="0"/>
          <w:divBdr>
            <w:top w:val="none" w:sz="0" w:space="0" w:color="auto"/>
            <w:left w:val="none" w:sz="0" w:space="0" w:color="auto"/>
            <w:bottom w:val="none" w:sz="0" w:space="0" w:color="auto"/>
            <w:right w:val="none" w:sz="0" w:space="0" w:color="auto"/>
          </w:divBdr>
          <w:divsChild>
            <w:div w:id="882981409">
              <w:marLeft w:val="0"/>
              <w:marRight w:val="0"/>
              <w:marTop w:val="0"/>
              <w:marBottom w:val="0"/>
              <w:divBdr>
                <w:top w:val="none" w:sz="0" w:space="0" w:color="auto"/>
                <w:left w:val="none" w:sz="0" w:space="0" w:color="auto"/>
                <w:bottom w:val="none" w:sz="0" w:space="0" w:color="auto"/>
                <w:right w:val="none" w:sz="0" w:space="0" w:color="auto"/>
              </w:divBdr>
            </w:div>
          </w:divsChild>
        </w:div>
        <w:div w:id="1631134282">
          <w:marLeft w:val="0"/>
          <w:marRight w:val="0"/>
          <w:marTop w:val="0"/>
          <w:marBottom w:val="0"/>
          <w:divBdr>
            <w:top w:val="none" w:sz="0" w:space="0" w:color="auto"/>
            <w:left w:val="none" w:sz="0" w:space="0" w:color="auto"/>
            <w:bottom w:val="none" w:sz="0" w:space="0" w:color="auto"/>
            <w:right w:val="none" w:sz="0" w:space="0" w:color="auto"/>
          </w:divBdr>
          <w:divsChild>
            <w:div w:id="607348749">
              <w:marLeft w:val="0"/>
              <w:marRight w:val="0"/>
              <w:marTop w:val="0"/>
              <w:marBottom w:val="0"/>
              <w:divBdr>
                <w:top w:val="none" w:sz="0" w:space="0" w:color="auto"/>
                <w:left w:val="none" w:sz="0" w:space="0" w:color="auto"/>
                <w:bottom w:val="none" w:sz="0" w:space="0" w:color="auto"/>
                <w:right w:val="none" w:sz="0" w:space="0" w:color="auto"/>
              </w:divBdr>
            </w:div>
          </w:divsChild>
        </w:div>
        <w:div w:id="443111167">
          <w:marLeft w:val="0"/>
          <w:marRight w:val="0"/>
          <w:marTop w:val="0"/>
          <w:marBottom w:val="0"/>
          <w:divBdr>
            <w:top w:val="none" w:sz="0" w:space="0" w:color="auto"/>
            <w:left w:val="none" w:sz="0" w:space="0" w:color="auto"/>
            <w:bottom w:val="none" w:sz="0" w:space="0" w:color="auto"/>
            <w:right w:val="none" w:sz="0" w:space="0" w:color="auto"/>
          </w:divBdr>
          <w:divsChild>
            <w:div w:id="192035548">
              <w:marLeft w:val="0"/>
              <w:marRight w:val="0"/>
              <w:marTop w:val="0"/>
              <w:marBottom w:val="0"/>
              <w:divBdr>
                <w:top w:val="none" w:sz="0" w:space="0" w:color="auto"/>
                <w:left w:val="none" w:sz="0" w:space="0" w:color="auto"/>
                <w:bottom w:val="none" w:sz="0" w:space="0" w:color="auto"/>
                <w:right w:val="none" w:sz="0" w:space="0" w:color="auto"/>
              </w:divBdr>
            </w:div>
          </w:divsChild>
        </w:div>
        <w:div w:id="888108484">
          <w:marLeft w:val="0"/>
          <w:marRight w:val="0"/>
          <w:marTop w:val="0"/>
          <w:marBottom w:val="0"/>
          <w:divBdr>
            <w:top w:val="none" w:sz="0" w:space="0" w:color="auto"/>
            <w:left w:val="none" w:sz="0" w:space="0" w:color="auto"/>
            <w:bottom w:val="none" w:sz="0" w:space="0" w:color="auto"/>
            <w:right w:val="none" w:sz="0" w:space="0" w:color="auto"/>
          </w:divBdr>
          <w:divsChild>
            <w:div w:id="75446954">
              <w:marLeft w:val="0"/>
              <w:marRight w:val="0"/>
              <w:marTop w:val="0"/>
              <w:marBottom w:val="0"/>
              <w:divBdr>
                <w:top w:val="none" w:sz="0" w:space="0" w:color="auto"/>
                <w:left w:val="none" w:sz="0" w:space="0" w:color="auto"/>
                <w:bottom w:val="none" w:sz="0" w:space="0" w:color="auto"/>
                <w:right w:val="none" w:sz="0" w:space="0" w:color="auto"/>
              </w:divBdr>
            </w:div>
          </w:divsChild>
        </w:div>
        <w:div w:id="240650559">
          <w:marLeft w:val="0"/>
          <w:marRight w:val="0"/>
          <w:marTop w:val="0"/>
          <w:marBottom w:val="0"/>
          <w:divBdr>
            <w:top w:val="none" w:sz="0" w:space="0" w:color="auto"/>
            <w:left w:val="none" w:sz="0" w:space="0" w:color="auto"/>
            <w:bottom w:val="none" w:sz="0" w:space="0" w:color="auto"/>
            <w:right w:val="none" w:sz="0" w:space="0" w:color="auto"/>
          </w:divBdr>
          <w:divsChild>
            <w:div w:id="457139521">
              <w:marLeft w:val="0"/>
              <w:marRight w:val="0"/>
              <w:marTop w:val="0"/>
              <w:marBottom w:val="0"/>
              <w:divBdr>
                <w:top w:val="none" w:sz="0" w:space="0" w:color="auto"/>
                <w:left w:val="none" w:sz="0" w:space="0" w:color="auto"/>
                <w:bottom w:val="none" w:sz="0" w:space="0" w:color="auto"/>
                <w:right w:val="none" w:sz="0" w:space="0" w:color="auto"/>
              </w:divBdr>
            </w:div>
          </w:divsChild>
        </w:div>
        <w:div w:id="1146320723">
          <w:marLeft w:val="0"/>
          <w:marRight w:val="0"/>
          <w:marTop w:val="0"/>
          <w:marBottom w:val="0"/>
          <w:divBdr>
            <w:top w:val="none" w:sz="0" w:space="0" w:color="auto"/>
            <w:left w:val="none" w:sz="0" w:space="0" w:color="auto"/>
            <w:bottom w:val="none" w:sz="0" w:space="0" w:color="auto"/>
            <w:right w:val="none" w:sz="0" w:space="0" w:color="auto"/>
          </w:divBdr>
          <w:divsChild>
            <w:div w:id="1155603973">
              <w:marLeft w:val="0"/>
              <w:marRight w:val="0"/>
              <w:marTop w:val="0"/>
              <w:marBottom w:val="0"/>
              <w:divBdr>
                <w:top w:val="none" w:sz="0" w:space="0" w:color="auto"/>
                <w:left w:val="none" w:sz="0" w:space="0" w:color="auto"/>
                <w:bottom w:val="none" w:sz="0" w:space="0" w:color="auto"/>
                <w:right w:val="none" w:sz="0" w:space="0" w:color="auto"/>
              </w:divBdr>
            </w:div>
          </w:divsChild>
        </w:div>
        <w:div w:id="1687907551">
          <w:marLeft w:val="0"/>
          <w:marRight w:val="0"/>
          <w:marTop w:val="0"/>
          <w:marBottom w:val="0"/>
          <w:divBdr>
            <w:top w:val="none" w:sz="0" w:space="0" w:color="auto"/>
            <w:left w:val="none" w:sz="0" w:space="0" w:color="auto"/>
            <w:bottom w:val="none" w:sz="0" w:space="0" w:color="auto"/>
            <w:right w:val="none" w:sz="0" w:space="0" w:color="auto"/>
          </w:divBdr>
          <w:divsChild>
            <w:div w:id="1632785019">
              <w:marLeft w:val="0"/>
              <w:marRight w:val="0"/>
              <w:marTop w:val="0"/>
              <w:marBottom w:val="0"/>
              <w:divBdr>
                <w:top w:val="none" w:sz="0" w:space="0" w:color="auto"/>
                <w:left w:val="none" w:sz="0" w:space="0" w:color="auto"/>
                <w:bottom w:val="none" w:sz="0" w:space="0" w:color="auto"/>
                <w:right w:val="none" w:sz="0" w:space="0" w:color="auto"/>
              </w:divBdr>
            </w:div>
          </w:divsChild>
        </w:div>
        <w:div w:id="2117140890">
          <w:marLeft w:val="0"/>
          <w:marRight w:val="0"/>
          <w:marTop w:val="0"/>
          <w:marBottom w:val="0"/>
          <w:divBdr>
            <w:top w:val="none" w:sz="0" w:space="0" w:color="auto"/>
            <w:left w:val="none" w:sz="0" w:space="0" w:color="auto"/>
            <w:bottom w:val="none" w:sz="0" w:space="0" w:color="auto"/>
            <w:right w:val="none" w:sz="0" w:space="0" w:color="auto"/>
          </w:divBdr>
          <w:divsChild>
            <w:div w:id="1511599828">
              <w:marLeft w:val="0"/>
              <w:marRight w:val="0"/>
              <w:marTop w:val="0"/>
              <w:marBottom w:val="0"/>
              <w:divBdr>
                <w:top w:val="none" w:sz="0" w:space="0" w:color="auto"/>
                <w:left w:val="none" w:sz="0" w:space="0" w:color="auto"/>
                <w:bottom w:val="none" w:sz="0" w:space="0" w:color="auto"/>
                <w:right w:val="none" w:sz="0" w:space="0" w:color="auto"/>
              </w:divBdr>
            </w:div>
          </w:divsChild>
        </w:div>
        <w:div w:id="1928879028">
          <w:marLeft w:val="0"/>
          <w:marRight w:val="0"/>
          <w:marTop w:val="0"/>
          <w:marBottom w:val="0"/>
          <w:divBdr>
            <w:top w:val="none" w:sz="0" w:space="0" w:color="auto"/>
            <w:left w:val="none" w:sz="0" w:space="0" w:color="auto"/>
            <w:bottom w:val="none" w:sz="0" w:space="0" w:color="auto"/>
            <w:right w:val="none" w:sz="0" w:space="0" w:color="auto"/>
          </w:divBdr>
          <w:divsChild>
            <w:div w:id="39208484">
              <w:marLeft w:val="0"/>
              <w:marRight w:val="0"/>
              <w:marTop w:val="0"/>
              <w:marBottom w:val="0"/>
              <w:divBdr>
                <w:top w:val="none" w:sz="0" w:space="0" w:color="auto"/>
                <w:left w:val="none" w:sz="0" w:space="0" w:color="auto"/>
                <w:bottom w:val="none" w:sz="0" w:space="0" w:color="auto"/>
                <w:right w:val="none" w:sz="0" w:space="0" w:color="auto"/>
              </w:divBdr>
            </w:div>
          </w:divsChild>
        </w:div>
        <w:div w:id="1376736191">
          <w:marLeft w:val="0"/>
          <w:marRight w:val="0"/>
          <w:marTop w:val="0"/>
          <w:marBottom w:val="0"/>
          <w:divBdr>
            <w:top w:val="none" w:sz="0" w:space="0" w:color="auto"/>
            <w:left w:val="none" w:sz="0" w:space="0" w:color="auto"/>
            <w:bottom w:val="none" w:sz="0" w:space="0" w:color="auto"/>
            <w:right w:val="none" w:sz="0" w:space="0" w:color="auto"/>
          </w:divBdr>
          <w:divsChild>
            <w:div w:id="480537970">
              <w:marLeft w:val="0"/>
              <w:marRight w:val="0"/>
              <w:marTop w:val="0"/>
              <w:marBottom w:val="0"/>
              <w:divBdr>
                <w:top w:val="none" w:sz="0" w:space="0" w:color="auto"/>
                <w:left w:val="none" w:sz="0" w:space="0" w:color="auto"/>
                <w:bottom w:val="none" w:sz="0" w:space="0" w:color="auto"/>
                <w:right w:val="none" w:sz="0" w:space="0" w:color="auto"/>
              </w:divBdr>
            </w:div>
          </w:divsChild>
        </w:div>
        <w:div w:id="876547052">
          <w:marLeft w:val="0"/>
          <w:marRight w:val="0"/>
          <w:marTop w:val="0"/>
          <w:marBottom w:val="0"/>
          <w:divBdr>
            <w:top w:val="none" w:sz="0" w:space="0" w:color="auto"/>
            <w:left w:val="none" w:sz="0" w:space="0" w:color="auto"/>
            <w:bottom w:val="none" w:sz="0" w:space="0" w:color="auto"/>
            <w:right w:val="none" w:sz="0" w:space="0" w:color="auto"/>
          </w:divBdr>
          <w:divsChild>
            <w:div w:id="1987201067">
              <w:marLeft w:val="0"/>
              <w:marRight w:val="0"/>
              <w:marTop w:val="0"/>
              <w:marBottom w:val="0"/>
              <w:divBdr>
                <w:top w:val="none" w:sz="0" w:space="0" w:color="auto"/>
                <w:left w:val="none" w:sz="0" w:space="0" w:color="auto"/>
                <w:bottom w:val="none" w:sz="0" w:space="0" w:color="auto"/>
                <w:right w:val="none" w:sz="0" w:space="0" w:color="auto"/>
              </w:divBdr>
            </w:div>
          </w:divsChild>
        </w:div>
        <w:div w:id="1974210671">
          <w:marLeft w:val="0"/>
          <w:marRight w:val="0"/>
          <w:marTop w:val="0"/>
          <w:marBottom w:val="0"/>
          <w:divBdr>
            <w:top w:val="none" w:sz="0" w:space="0" w:color="auto"/>
            <w:left w:val="none" w:sz="0" w:space="0" w:color="auto"/>
            <w:bottom w:val="none" w:sz="0" w:space="0" w:color="auto"/>
            <w:right w:val="none" w:sz="0" w:space="0" w:color="auto"/>
          </w:divBdr>
          <w:divsChild>
            <w:div w:id="1679693785">
              <w:marLeft w:val="0"/>
              <w:marRight w:val="0"/>
              <w:marTop w:val="0"/>
              <w:marBottom w:val="0"/>
              <w:divBdr>
                <w:top w:val="none" w:sz="0" w:space="0" w:color="auto"/>
                <w:left w:val="none" w:sz="0" w:space="0" w:color="auto"/>
                <w:bottom w:val="none" w:sz="0" w:space="0" w:color="auto"/>
                <w:right w:val="none" w:sz="0" w:space="0" w:color="auto"/>
              </w:divBdr>
            </w:div>
          </w:divsChild>
        </w:div>
        <w:div w:id="199827689">
          <w:marLeft w:val="0"/>
          <w:marRight w:val="0"/>
          <w:marTop w:val="0"/>
          <w:marBottom w:val="0"/>
          <w:divBdr>
            <w:top w:val="none" w:sz="0" w:space="0" w:color="auto"/>
            <w:left w:val="none" w:sz="0" w:space="0" w:color="auto"/>
            <w:bottom w:val="none" w:sz="0" w:space="0" w:color="auto"/>
            <w:right w:val="none" w:sz="0" w:space="0" w:color="auto"/>
          </w:divBdr>
          <w:divsChild>
            <w:div w:id="2066559760">
              <w:marLeft w:val="0"/>
              <w:marRight w:val="0"/>
              <w:marTop w:val="0"/>
              <w:marBottom w:val="0"/>
              <w:divBdr>
                <w:top w:val="none" w:sz="0" w:space="0" w:color="auto"/>
                <w:left w:val="none" w:sz="0" w:space="0" w:color="auto"/>
                <w:bottom w:val="none" w:sz="0" w:space="0" w:color="auto"/>
                <w:right w:val="none" w:sz="0" w:space="0" w:color="auto"/>
              </w:divBdr>
            </w:div>
          </w:divsChild>
        </w:div>
        <w:div w:id="1361589577">
          <w:marLeft w:val="0"/>
          <w:marRight w:val="0"/>
          <w:marTop w:val="0"/>
          <w:marBottom w:val="0"/>
          <w:divBdr>
            <w:top w:val="none" w:sz="0" w:space="0" w:color="auto"/>
            <w:left w:val="none" w:sz="0" w:space="0" w:color="auto"/>
            <w:bottom w:val="none" w:sz="0" w:space="0" w:color="auto"/>
            <w:right w:val="none" w:sz="0" w:space="0" w:color="auto"/>
          </w:divBdr>
          <w:divsChild>
            <w:div w:id="447311525">
              <w:marLeft w:val="0"/>
              <w:marRight w:val="0"/>
              <w:marTop w:val="0"/>
              <w:marBottom w:val="0"/>
              <w:divBdr>
                <w:top w:val="none" w:sz="0" w:space="0" w:color="auto"/>
                <w:left w:val="none" w:sz="0" w:space="0" w:color="auto"/>
                <w:bottom w:val="none" w:sz="0" w:space="0" w:color="auto"/>
                <w:right w:val="none" w:sz="0" w:space="0" w:color="auto"/>
              </w:divBdr>
            </w:div>
          </w:divsChild>
        </w:div>
        <w:div w:id="1322275650">
          <w:marLeft w:val="0"/>
          <w:marRight w:val="0"/>
          <w:marTop w:val="0"/>
          <w:marBottom w:val="0"/>
          <w:divBdr>
            <w:top w:val="none" w:sz="0" w:space="0" w:color="auto"/>
            <w:left w:val="none" w:sz="0" w:space="0" w:color="auto"/>
            <w:bottom w:val="none" w:sz="0" w:space="0" w:color="auto"/>
            <w:right w:val="none" w:sz="0" w:space="0" w:color="auto"/>
          </w:divBdr>
          <w:divsChild>
            <w:div w:id="1214660094">
              <w:marLeft w:val="0"/>
              <w:marRight w:val="0"/>
              <w:marTop w:val="0"/>
              <w:marBottom w:val="0"/>
              <w:divBdr>
                <w:top w:val="none" w:sz="0" w:space="0" w:color="auto"/>
                <w:left w:val="none" w:sz="0" w:space="0" w:color="auto"/>
                <w:bottom w:val="none" w:sz="0" w:space="0" w:color="auto"/>
                <w:right w:val="none" w:sz="0" w:space="0" w:color="auto"/>
              </w:divBdr>
            </w:div>
          </w:divsChild>
        </w:div>
        <w:div w:id="1254163037">
          <w:marLeft w:val="0"/>
          <w:marRight w:val="0"/>
          <w:marTop w:val="0"/>
          <w:marBottom w:val="0"/>
          <w:divBdr>
            <w:top w:val="none" w:sz="0" w:space="0" w:color="auto"/>
            <w:left w:val="none" w:sz="0" w:space="0" w:color="auto"/>
            <w:bottom w:val="none" w:sz="0" w:space="0" w:color="auto"/>
            <w:right w:val="none" w:sz="0" w:space="0" w:color="auto"/>
          </w:divBdr>
          <w:divsChild>
            <w:div w:id="901020219">
              <w:marLeft w:val="0"/>
              <w:marRight w:val="0"/>
              <w:marTop w:val="0"/>
              <w:marBottom w:val="0"/>
              <w:divBdr>
                <w:top w:val="none" w:sz="0" w:space="0" w:color="auto"/>
                <w:left w:val="none" w:sz="0" w:space="0" w:color="auto"/>
                <w:bottom w:val="none" w:sz="0" w:space="0" w:color="auto"/>
                <w:right w:val="none" w:sz="0" w:space="0" w:color="auto"/>
              </w:divBdr>
            </w:div>
          </w:divsChild>
        </w:div>
        <w:div w:id="241069569">
          <w:marLeft w:val="0"/>
          <w:marRight w:val="0"/>
          <w:marTop w:val="0"/>
          <w:marBottom w:val="0"/>
          <w:divBdr>
            <w:top w:val="none" w:sz="0" w:space="0" w:color="auto"/>
            <w:left w:val="none" w:sz="0" w:space="0" w:color="auto"/>
            <w:bottom w:val="none" w:sz="0" w:space="0" w:color="auto"/>
            <w:right w:val="none" w:sz="0" w:space="0" w:color="auto"/>
          </w:divBdr>
          <w:divsChild>
            <w:div w:id="917792342">
              <w:marLeft w:val="0"/>
              <w:marRight w:val="0"/>
              <w:marTop w:val="0"/>
              <w:marBottom w:val="0"/>
              <w:divBdr>
                <w:top w:val="none" w:sz="0" w:space="0" w:color="auto"/>
                <w:left w:val="none" w:sz="0" w:space="0" w:color="auto"/>
                <w:bottom w:val="none" w:sz="0" w:space="0" w:color="auto"/>
                <w:right w:val="none" w:sz="0" w:space="0" w:color="auto"/>
              </w:divBdr>
            </w:div>
          </w:divsChild>
        </w:div>
        <w:div w:id="1862237013">
          <w:marLeft w:val="0"/>
          <w:marRight w:val="0"/>
          <w:marTop w:val="0"/>
          <w:marBottom w:val="0"/>
          <w:divBdr>
            <w:top w:val="none" w:sz="0" w:space="0" w:color="auto"/>
            <w:left w:val="none" w:sz="0" w:space="0" w:color="auto"/>
            <w:bottom w:val="none" w:sz="0" w:space="0" w:color="auto"/>
            <w:right w:val="none" w:sz="0" w:space="0" w:color="auto"/>
          </w:divBdr>
          <w:divsChild>
            <w:div w:id="841819982">
              <w:marLeft w:val="0"/>
              <w:marRight w:val="0"/>
              <w:marTop w:val="0"/>
              <w:marBottom w:val="0"/>
              <w:divBdr>
                <w:top w:val="none" w:sz="0" w:space="0" w:color="auto"/>
                <w:left w:val="none" w:sz="0" w:space="0" w:color="auto"/>
                <w:bottom w:val="none" w:sz="0" w:space="0" w:color="auto"/>
                <w:right w:val="none" w:sz="0" w:space="0" w:color="auto"/>
              </w:divBdr>
            </w:div>
          </w:divsChild>
        </w:div>
        <w:div w:id="1948148257">
          <w:marLeft w:val="0"/>
          <w:marRight w:val="0"/>
          <w:marTop w:val="0"/>
          <w:marBottom w:val="0"/>
          <w:divBdr>
            <w:top w:val="none" w:sz="0" w:space="0" w:color="auto"/>
            <w:left w:val="none" w:sz="0" w:space="0" w:color="auto"/>
            <w:bottom w:val="none" w:sz="0" w:space="0" w:color="auto"/>
            <w:right w:val="none" w:sz="0" w:space="0" w:color="auto"/>
          </w:divBdr>
          <w:divsChild>
            <w:div w:id="275523039">
              <w:marLeft w:val="0"/>
              <w:marRight w:val="0"/>
              <w:marTop w:val="0"/>
              <w:marBottom w:val="0"/>
              <w:divBdr>
                <w:top w:val="none" w:sz="0" w:space="0" w:color="auto"/>
                <w:left w:val="none" w:sz="0" w:space="0" w:color="auto"/>
                <w:bottom w:val="none" w:sz="0" w:space="0" w:color="auto"/>
                <w:right w:val="none" w:sz="0" w:space="0" w:color="auto"/>
              </w:divBdr>
            </w:div>
          </w:divsChild>
        </w:div>
        <w:div w:id="1768043678">
          <w:marLeft w:val="0"/>
          <w:marRight w:val="0"/>
          <w:marTop w:val="0"/>
          <w:marBottom w:val="0"/>
          <w:divBdr>
            <w:top w:val="none" w:sz="0" w:space="0" w:color="auto"/>
            <w:left w:val="none" w:sz="0" w:space="0" w:color="auto"/>
            <w:bottom w:val="none" w:sz="0" w:space="0" w:color="auto"/>
            <w:right w:val="none" w:sz="0" w:space="0" w:color="auto"/>
          </w:divBdr>
          <w:divsChild>
            <w:div w:id="983506949">
              <w:marLeft w:val="0"/>
              <w:marRight w:val="0"/>
              <w:marTop w:val="0"/>
              <w:marBottom w:val="0"/>
              <w:divBdr>
                <w:top w:val="none" w:sz="0" w:space="0" w:color="auto"/>
                <w:left w:val="none" w:sz="0" w:space="0" w:color="auto"/>
                <w:bottom w:val="none" w:sz="0" w:space="0" w:color="auto"/>
                <w:right w:val="none" w:sz="0" w:space="0" w:color="auto"/>
              </w:divBdr>
            </w:div>
          </w:divsChild>
        </w:div>
        <w:div w:id="2011132366">
          <w:marLeft w:val="0"/>
          <w:marRight w:val="0"/>
          <w:marTop w:val="0"/>
          <w:marBottom w:val="0"/>
          <w:divBdr>
            <w:top w:val="none" w:sz="0" w:space="0" w:color="auto"/>
            <w:left w:val="none" w:sz="0" w:space="0" w:color="auto"/>
            <w:bottom w:val="none" w:sz="0" w:space="0" w:color="auto"/>
            <w:right w:val="none" w:sz="0" w:space="0" w:color="auto"/>
          </w:divBdr>
          <w:divsChild>
            <w:div w:id="465858864">
              <w:marLeft w:val="0"/>
              <w:marRight w:val="0"/>
              <w:marTop w:val="0"/>
              <w:marBottom w:val="0"/>
              <w:divBdr>
                <w:top w:val="none" w:sz="0" w:space="0" w:color="auto"/>
                <w:left w:val="none" w:sz="0" w:space="0" w:color="auto"/>
                <w:bottom w:val="none" w:sz="0" w:space="0" w:color="auto"/>
                <w:right w:val="none" w:sz="0" w:space="0" w:color="auto"/>
              </w:divBdr>
            </w:div>
          </w:divsChild>
        </w:div>
        <w:div w:id="690961786">
          <w:marLeft w:val="0"/>
          <w:marRight w:val="0"/>
          <w:marTop w:val="0"/>
          <w:marBottom w:val="0"/>
          <w:divBdr>
            <w:top w:val="none" w:sz="0" w:space="0" w:color="auto"/>
            <w:left w:val="none" w:sz="0" w:space="0" w:color="auto"/>
            <w:bottom w:val="none" w:sz="0" w:space="0" w:color="auto"/>
            <w:right w:val="none" w:sz="0" w:space="0" w:color="auto"/>
          </w:divBdr>
          <w:divsChild>
            <w:div w:id="520052814">
              <w:marLeft w:val="0"/>
              <w:marRight w:val="0"/>
              <w:marTop w:val="0"/>
              <w:marBottom w:val="0"/>
              <w:divBdr>
                <w:top w:val="none" w:sz="0" w:space="0" w:color="auto"/>
                <w:left w:val="none" w:sz="0" w:space="0" w:color="auto"/>
                <w:bottom w:val="none" w:sz="0" w:space="0" w:color="auto"/>
                <w:right w:val="none" w:sz="0" w:space="0" w:color="auto"/>
              </w:divBdr>
            </w:div>
          </w:divsChild>
        </w:div>
        <w:div w:id="2135981132">
          <w:marLeft w:val="0"/>
          <w:marRight w:val="0"/>
          <w:marTop w:val="0"/>
          <w:marBottom w:val="0"/>
          <w:divBdr>
            <w:top w:val="none" w:sz="0" w:space="0" w:color="auto"/>
            <w:left w:val="none" w:sz="0" w:space="0" w:color="auto"/>
            <w:bottom w:val="none" w:sz="0" w:space="0" w:color="auto"/>
            <w:right w:val="none" w:sz="0" w:space="0" w:color="auto"/>
          </w:divBdr>
          <w:divsChild>
            <w:div w:id="164982234">
              <w:marLeft w:val="0"/>
              <w:marRight w:val="0"/>
              <w:marTop w:val="0"/>
              <w:marBottom w:val="0"/>
              <w:divBdr>
                <w:top w:val="none" w:sz="0" w:space="0" w:color="auto"/>
                <w:left w:val="none" w:sz="0" w:space="0" w:color="auto"/>
                <w:bottom w:val="none" w:sz="0" w:space="0" w:color="auto"/>
                <w:right w:val="none" w:sz="0" w:space="0" w:color="auto"/>
              </w:divBdr>
            </w:div>
          </w:divsChild>
        </w:div>
        <w:div w:id="1506046462">
          <w:marLeft w:val="0"/>
          <w:marRight w:val="0"/>
          <w:marTop w:val="0"/>
          <w:marBottom w:val="0"/>
          <w:divBdr>
            <w:top w:val="none" w:sz="0" w:space="0" w:color="auto"/>
            <w:left w:val="none" w:sz="0" w:space="0" w:color="auto"/>
            <w:bottom w:val="none" w:sz="0" w:space="0" w:color="auto"/>
            <w:right w:val="none" w:sz="0" w:space="0" w:color="auto"/>
          </w:divBdr>
          <w:divsChild>
            <w:div w:id="571543465">
              <w:marLeft w:val="0"/>
              <w:marRight w:val="0"/>
              <w:marTop w:val="0"/>
              <w:marBottom w:val="0"/>
              <w:divBdr>
                <w:top w:val="none" w:sz="0" w:space="0" w:color="auto"/>
                <w:left w:val="none" w:sz="0" w:space="0" w:color="auto"/>
                <w:bottom w:val="none" w:sz="0" w:space="0" w:color="auto"/>
                <w:right w:val="none" w:sz="0" w:space="0" w:color="auto"/>
              </w:divBdr>
            </w:div>
          </w:divsChild>
        </w:div>
        <w:div w:id="1334068631">
          <w:marLeft w:val="0"/>
          <w:marRight w:val="0"/>
          <w:marTop w:val="0"/>
          <w:marBottom w:val="0"/>
          <w:divBdr>
            <w:top w:val="none" w:sz="0" w:space="0" w:color="auto"/>
            <w:left w:val="none" w:sz="0" w:space="0" w:color="auto"/>
            <w:bottom w:val="none" w:sz="0" w:space="0" w:color="auto"/>
            <w:right w:val="none" w:sz="0" w:space="0" w:color="auto"/>
          </w:divBdr>
          <w:divsChild>
            <w:div w:id="1254969982">
              <w:marLeft w:val="0"/>
              <w:marRight w:val="0"/>
              <w:marTop w:val="0"/>
              <w:marBottom w:val="0"/>
              <w:divBdr>
                <w:top w:val="none" w:sz="0" w:space="0" w:color="auto"/>
                <w:left w:val="none" w:sz="0" w:space="0" w:color="auto"/>
                <w:bottom w:val="none" w:sz="0" w:space="0" w:color="auto"/>
                <w:right w:val="none" w:sz="0" w:space="0" w:color="auto"/>
              </w:divBdr>
            </w:div>
          </w:divsChild>
        </w:div>
        <w:div w:id="1593466669">
          <w:marLeft w:val="0"/>
          <w:marRight w:val="0"/>
          <w:marTop w:val="0"/>
          <w:marBottom w:val="0"/>
          <w:divBdr>
            <w:top w:val="none" w:sz="0" w:space="0" w:color="auto"/>
            <w:left w:val="none" w:sz="0" w:space="0" w:color="auto"/>
            <w:bottom w:val="none" w:sz="0" w:space="0" w:color="auto"/>
            <w:right w:val="none" w:sz="0" w:space="0" w:color="auto"/>
          </w:divBdr>
          <w:divsChild>
            <w:div w:id="1134131901">
              <w:marLeft w:val="0"/>
              <w:marRight w:val="0"/>
              <w:marTop w:val="0"/>
              <w:marBottom w:val="0"/>
              <w:divBdr>
                <w:top w:val="none" w:sz="0" w:space="0" w:color="auto"/>
                <w:left w:val="none" w:sz="0" w:space="0" w:color="auto"/>
                <w:bottom w:val="none" w:sz="0" w:space="0" w:color="auto"/>
                <w:right w:val="none" w:sz="0" w:space="0" w:color="auto"/>
              </w:divBdr>
            </w:div>
          </w:divsChild>
        </w:div>
        <w:div w:id="936907768">
          <w:marLeft w:val="0"/>
          <w:marRight w:val="0"/>
          <w:marTop w:val="0"/>
          <w:marBottom w:val="0"/>
          <w:divBdr>
            <w:top w:val="none" w:sz="0" w:space="0" w:color="auto"/>
            <w:left w:val="none" w:sz="0" w:space="0" w:color="auto"/>
            <w:bottom w:val="none" w:sz="0" w:space="0" w:color="auto"/>
            <w:right w:val="none" w:sz="0" w:space="0" w:color="auto"/>
          </w:divBdr>
          <w:divsChild>
            <w:div w:id="1616791952">
              <w:marLeft w:val="0"/>
              <w:marRight w:val="0"/>
              <w:marTop w:val="0"/>
              <w:marBottom w:val="0"/>
              <w:divBdr>
                <w:top w:val="none" w:sz="0" w:space="0" w:color="auto"/>
                <w:left w:val="none" w:sz="0" w:space="0" w:color="auto"/>
                <w:bottom w:val="none" w:sz="0" w:space="0" w:color="auto"/>
                <w:right w:val="none" w:sz="0" w:space="0" w:color="auto"/>
              </w:divBdr>
            </w:div>
          </w:divsChild>
        </w:div>
        <w:div w:id="657464406">
          <w:marLeft w:val="0"/>
          <w:marRight w:val="0"/>
          <w:marTop w:val="0"/>
          <w:marBottom w:val="0"/>
          <w:divBdr>
            <w:top w:val="none" w:sz="0" w:space="0" w:color="auto"/>
            <w:left w:val="none" w:sz="0" w:space="0" w:color="auto"/>
            <w:bottom w:val="none" w:sz="0" w:space="0" w:color="auto"/>
            <w:right w:val="none" w:sz="0" w:space="0" w:color="auto"/>
          </w:divBdr>
          <w:divsChild>
            <w:div w:id="554702277">
              <w:marLeft w:val="0"/>
              <w:marRight w:val="0"/>
              <w:marTop w:val="0"/>
              <w:marBottom w:val="0"/>
              <w:divBdr>
                <w:top w:val="none" w:sz="0" w:space="0" w:color="auto"/>
                <w:left w:val="none" w:sz="0" w:space="0" w:color="auto"/>
                <w:bottom w:val="none" w:sz="0" w:space="0" w:color="auto"/>
                <w:right w:val="none" w:sz="0" w:space="0" w:color="auto"/>
              </w:divBdr>
            </w:div>
          </w:divsChild>
        </w:div>
        <w:div w:id="176581249">
          <w:marLeft w:val="0"/>
          <w:marRight w:val="0"/>
          <w:marTop w:val="0"/>
          <w:marBottom w:val="0"/>
          <w:divBdr>
            <w:top w:val="none" w:sz="0" w:space="0" w:color="auto"/>
            <w:left w:val="none" w:sz="0" w:space="0" w:color="auto"/>
            <w:bottom w:val="none" w:sz="0" w:space="0" w:color="auto"/>
            <w:right w:val="none" w:sz="0" w:space="0" w:color="auto"/>
          </w:divBdr>
          <w:divsChild>
            <w:div w:id="654451691">
              <w:marLeft w:val="0"/>
              <w:marRight w:val="0"/>
              <w:marTop w:val="0"/>
              <w:marBottom w:val="0"/>
              <w:divBdr>
                <w:top w:val="none" w:sz="0" w:space="0" w:color="auto"/>
                <w:left w:val="none" w:sz="0" w:space="0" w:color="auto"/>
                <w:bottom w:val="none" w:sz="0" w:space="0" w:color="auto"/>
                <w:right w:val="none" w:sz="0" w:space="0" w:color="auto"/>
              </w:divBdr>
            </w:div>
          </w:divsChild>
        </w:div>
        <w:div w:id="179666136">
          <w:marLeft w:val="0"/>
          <w:marRight w:val="0"/>
          <w:marTop w:val="0"/>
          <w:marBottom w:val="0"/>
          <w:divBdr>
            <w:top w:val="none" w:sz="0" w:space="0" w:color="auto"/>
            <w:left w:val="none" w:sz="0" w:space="0" w:color="auto"/>
            <w:bottom w:val="none" w:sz="0" w:space="0" w:color="auto"/>
            <w:right w:val="none" w:sz="0" w:space="0" w:color="auto"/>
          </w:divBdr>
          <w:divsChild>
            <w:div w:id="20028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585">
      <w:bodyDiv w:val="1"/>
      <w:marLeft w:val="0"/>
      <w:marRight w:val="0"/>
      <w:marTop w:val="0"/>
      <w:marBottom w:val="0"/>
      <w:divBdr>
        <w:top w:val="none" w:sz="0" w:space="0" w:color="auto"/>
        <w:left w:val="none" w:sz="0" w:space="0" w:color="auto"/>
        <w:bottom w:val="none" w:sz="0" w:space="0" w:color="auto"/>
        <w:right w:val="none" w:sz="0" w:space="0" w:color="auto"/>
      </w:divBdr>
      <w:divsChild>
        <w:div w:id="1484540251">
          <w:marLeft w:val="0"/>
          <w:marRight w:val="0"/>
          <w:marTop w:val="0"/>
          <w:marBottom w:val="0"/>
          <w:divBdr>
            <w:top w:val="none" w:sz="0" w:space="0" w:color="auto"/>
            <w:left w:val="none" w:sz="0" w:space="0" w:color="auto"/>
            <w:bottom w:val="none" w:sz="0" w:space="0" w:color="auto"/>
            <w:right w:val="none" w:sz="0" w:space="0" w:color="auto"/>
          </w:divBdr>
          <w:divsChild>
            <w:div w:id="1657757644">
              <w:marLeft w:val="0"/>
              <w:marRight w:val="0"/>
              <w:marTop w:val="0"/>
              <w:marBottom w:val="0"/>
              <w:divBdr>
                <w:top w:val="none" w:sz="0" w:space="0" w:color="auto"/>
                <w:left w:val="none" w:sz="0" w:space="0" w:color="auto"/>
                <w:bottom w:val="none" w:sz="0" w:space="0" w:color="auto"/>
                <w:right w:val="none" w:sz="0" w:space="0" w:color="auto"/>
              </w:divBdr>
            </w:div>
            <w:div w:id="903905079">
              <w:marLeft w:val="0"/>
              <w:marRight w:val="0"/>
              <w:marTop w:val="0"/>
              <w:marBottom w:val="0"/>
              <w:divBdr>
                <w:top w:val="none" w:sz="0" w:space="0" w:color="auto"/>
                <w:left w:val="none" w:sz="0" w:space="0" w:color="auto"/>
                <w:bottom w:val="none" w:sz="0" w:space="0" w:color="auto"/>
                <w:right w:val="none" w:sz="0" w:space="0" w:color="auto"/>
              </w:divBdr>
            </w:div>
            <w:div w:id="50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677">
      <w:bodyDiv w:val="1"/>
      <w:marLeft w:val="0"/>
      <w:marRight w:val="0"/>
      <w:marTop w:val="0"/>
      <w:marBottom w:val="0"/>
      <w:divBdr>
        <w:top w:val="none" w:sz="0" w:space="0" w:color="auto"/>
        <w:left w:val="none" w:sz="0" w:space="0" w:color="auto"/>
        <w:bottom w:val="none" w:sz="0" w:space="0" w:color="auto"/>
        <w:right w:val="none" w:sz="0" w:space="0" w:color="auto"/>
      </w:divBdr>
      <w:divsChild>
        <w:div w:id="208297689">
          <w:marLeft w:val="0"/>
          <w:marRight w:val="0"/>
          <w:marTop w:val="0"/>
          <w:marBottom w:val="0"/>
          <w:divBdr>
            <w:top w:val="none" w:sz="0" w:space="0" w:color="auto"/>
            <w:left w:val="none" w:sz="0" w:space="0" w:color="auto"/>
            <w:bottom w:val="none" w:sz="0" w:space="0" w:color="auto"/>
            <w:right w:val="none" w:sz="0" w:space="0" w:color="auto"/>
          </w:divBdr>
          <w:divsChild>
            <w:div w:id="2079555363">
              <w:marLeft w:val="0"/>
              <w:marRight w:val="0"/>
              <w:marTop w:val="0"/>
              <w:marBottom w:val="0"/>
              <w:divBdr>
                <w:top w:val="none" w:sz="0" w:space="0" w:color="auto"/>
                <w:left w:val="none" w:sz="0" w:space="0" w:color="auto"/>
                <w:bottom w:val="none" w:sz="0" w:space="0" w:color="auto"/>
                <w:right w:val="none" w:sz="0" w:space="0" w:color="auto"/>
              </w:divBdr>
            </w:div>
            <w:div w:id="361171161">
              <w:marLeft w:val="0"/>
              <w:marRight w:val="0"/>
              <w:marTop w:val="0"/>
              <w:marBottom w:val="0"/>
              <w:divBdr>
                <w:top w:val="none" w:sz="0" w:space="0" w:color="auto"/>
                <w:left w:val="none" w:sz="0" w:space="0" w:color="auto"/>
                <w:bottom w:val="none" w:sz="0" w:space="0" w:color="auto"/>
                <w:right w:val="none" w:sz="0" w:space="0" w:color="auto"/>
              </w:divBdr>
            </w:div>
            <w:div w:id="21059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9492">
      <w:bodyDiv w:val="1"/>
      <w:marLeft w:val="0"/>
      <w:marRight w:val="0"/>
      <w:marTop w:val="0"/>
      <w:marBottom w:val="0"/>
      <w:divBdr>
        <w:top w:val="none" w:sz="0" w:space="0" w:color="auto"/>
        <w:left w:val="none" w:sz="0" w:space="0" w:color="auto"/>
        <w:bottom w:val="none" w:sz="0" w:space="0" w:color="auto"/>
        <w:right w:val="none" w:sz="0" w:space="0" w:color="auto"/>
      </w:divBdr>
      <w:divsChild>
        <w:div w:id="752630440">
          <w:marLeft w:val="0"/>
          <w:marRight w:val="0"/>
          <w:marTop w:val="0"/>
          <w:marBottom w:val="0"/>
          <w:divBdr>
            <w:top w:val="none" w:sz="0" w:space="0" w:color="auto"/>
            <w:left w:val="none" w:sz="0" w:space="0" w:color="auto"/>
            <w:bottom w:val="none" w:sz="0" w:space="0" w:color="auto"/>
            <w:right w:val="none" w:sz="0" w:space="0" w:color="auto"/>
          </w:divBdr>
          <w:divsChild>
            <w:div w:id="1026129626">
              <w:marLeft w:val="0"/>
              <w:marRight w:val="0"/>
              <w:marTop w:val="0"/>
              <w:marBottom w:val="0"/>
              <w:divBdr>
                <w:top w:val="none" w:sz="0" w:space="0" w:color="auto"/>
                <w:left w:val="none" w:sz="0" w:space="0" w:color="auto"/>
                <w:bottom w:val="none" w:sz="0" w:space="0" w:color="auto"/>
                <w:right w:val="none" w:sz="0" w:space="0" w:color="auto"/>
              </w:divBdr>
            </w:div>
          </w:divsChild>
        </w:div>
        <w:div w:id="879365216">
          <w:marLeft w:val="0"/>
          <w:marRight w:val="0"/>
          <w:marTop w:val="0"/>
          <w:marBottom w:val="0"/>
          <w:divBdr>
            <w:top w:val="none" w:sz="0" w:space="0" w:color="auto"/>
            <w:left w:val="none" w:sz="0" w:space="0" w:color="auto"/>
            <w:bottom w:val="none" w:sz="0" w:space="0" w:color="auto"/>
            <w:right w:val="none" w:sz="0" w:space="0" w:color="auto"/>
          </w:divBdr>
          <w:divsChild>
            <w:div w:id="1390882387">
              <w:marLeft w:val="0"/>
              <w:marRight w:val="0"/>
              <w:marTop w:val="0"/>
              <w:marBottom w:val="0"/>
              <w:divBdr>
                <w:top w:val="none" w:sz="0" w:space="0" w:color="auto"/>
                <w:left w:val="none" w:sz="0" w:space="0" w:color="auto"/>
                <w:bottom w:val="none" w:sz="0" w:space="0" w:color="auto"/>
                <w:right w:val="none" w:sz="0" w:space="0" w:color="auto"/>
              </w:divBdr>
            </w:div>
          </w:divsChild>
        </w:div>
        <w:div w:id="905263748">
          <w:marLeft w:val="0"/>
          <w:marRight w:val="0"/>
          <w:marTop w:val="0"/>
          <w:marBottom w:val="0"/>
          <w:divBdr>
            <w:top w:val="none" w:sz="0" w:space="0" w:color="auto"/>
            <w:left w:val="none" w:sz="0" w:space="0" w:color="auto"/>
            <w:bottom w:val="none" w:sz="0" w:space="0" w:color="auto"/>
            <w:right w:val="none" w:sz="0" w:space="0" w:color="auto"/>
          </w:divBdr>
          <w:divsChild>
            <w:div w:id="1489444871">
              <w:marLeft w:val="0"/>
              <w:marRight w:val="0"/>
              <w:marTop w:val="0"/>
              <w:marBottom w:val="0"/>
              <w:divBdr>
                <w:top w:val="none" w:sz="0" w:space="0" w:color="auto"/>
                <w:left w:val="none" w:sz="0" w:space="0" w:color="auto"/>
                <w:bottom w:val="none" w:sz="0" w:space="0" w:color="auto"/>
                <w:right w:val="none" w:sz="0" w:space="0" w:color="auto"/>
              </w:divBdr>
            </w:div>
          </w:divsChild>
        </w:div>
        <w:div w:id="1733506455">
          <w:marLeft w:val="0"/>
          <w:marRight w:val="0"/>
          <w:marTop w:val="0"/>
          <w:marBottom w:val="0"/>
          <w:divBdr>
            <w:top w:val="none" w:sz="0" w:space="0" w:color="auto"/>
            <w:left w:val="none" w:sz="0" w:space="0" w:color="auto"/>
            <w:bottom w:val="none" w:sz="0" w:space="0" w:color="auto"/>
            <w:right w:val="none" w:sz="0" w:space="0" w:color="auto"/>
          </w:divBdr>
          <w:divsChild>
            <w:div w:id="1693532070">
              <w:marLeft w:val="0"/>
              <w:marRight w:val="0"/>
              <w:marTop w:val="0"/>
              <w:marBottom w:val="0"/>
              <w:divBdr>
                <w:top w:val="none" w:sz="0" w:space="0" w:color="auto"/>
                <w:left w:val="none" w:sz="0" w:space="0" w:color="auto"/>
                <w:bottom w:val="none" w:sz="0" w:space="0" w:color="auto"/>
                <w:right w:val="none" w:sz="0" w:space="0" w:color="auto"/>
              </w:divBdr>
            </w:div>
          </w:divsChild>
        </w:div>
        <w:div w:id="101731928">
          <w:marLeft w:val="0"/>
          <w:marRight w:val="0"/>
          <w:marTop w:val="0"/>
          <w:marBottom w:val="0"/>
          <w:divBdr>
            <w:top w:val="none" w:sz="0" w:space="0" w:color="auto"/>
            <w:left w:val="none" w:sz="0" w:space="0" w:color="auto"/>
            <w:bottom w:val="none" w:sz="0" w:space="0" w:color="auto"/>
            <w:right w:val="none" w:sz="0" w:space="0" w:color="auto"/>
          </w:divBdr>
          <w:divsChild>
            <w:div w:id="109445717">
              <w:marLeft w:val="0"/>
              <w:marRight w:val="0"/>
              <w:marTop w:val="0"/>
              <w:marBottom w:val="0"/>
              <w:divBdr>
                <w:top w:val="none" w:sz="0" w:space="0" w:color="auto"/>
                <w:left w:val="none" w:sz="0" w:space="0" w:color="auto"/>
                <w:bottom w:val="none" w:sz="0" w:space="0" w:color="auto"/>
                <w:right w:val="none" w:sz="0" w:space="0" w:color="auto"/>
              </w:divBdr>
            </w:div>
          </w:divsChild>
        </w:div>
        <w:div w:id="2020278404">
          <w:marLeft w:val="0"/>
          <w:marRight w:val="0"/>
          <w:marTop w:val="0"/>
          <w:marBottom w:val="0"/>
          <w:divBdr>
            <w:top w:val="none" w:sz="0" w:space="0" w:color="auto"/>
            <w:left w:val="none" w:sz="0" w:space="0" w:color="auto"/>
            <w:bottom w:val="none" w:sz="0" w:space="0" w:color="auto"/>
            <w:right w:val="none" w:sz="0" w:space="0" w:color="auto"/>
          </w:divBdr>
          <w:divsChild>
            <w:div w:id="325744755">
              <w:marLeft w:val="0"/>
              <w:marRight w:val="0"/>
              <w:marTop w:val="0"/>
              <w:marBottom w:val="0"/>
              <w:divBdr>
                <w:top w:val="none" w:sz="0" w:space="0" w:color="auto"/>
                <w:left w:val="none" w:sz="0" w:space="0" w:color="auto"/>
                <w:bottom w:val="none" w:sz="0" w:space="0" w:color="auto"/>
                <w:right w:val="none" w:sz="0" w:space="0" w:color="auto"/>
              </w:divBdr>
            </w:div>
          </w:divsChild>
        </w:div>
        <w:div w:id="76370110">
          <w:marLeft w:val="0"/>
          <w:marRight w:val="0"/>
          <w:marTop w:val="0"/>
          <w:marBottom w:val="0"/>
          <w:divBdr>
            <w:top w:val="none" w:sz="0" w:space="0" w:color="auto"/>
            <w:left w:val="none" w:sz="0" w:space="0" w:color="auto"/>
            <w:bottom w:val="none" w:sz="0" w:space="0" w:color="auto"/>
            <w:right w:val="none" w:sz="0" w:space="0" w:color="auto"/>
          </w:divBdr>
          <w:divsChild>
            <w:div w:id="1473408304">
              <w:marLeft w:val="0"/>
              <w:marRight w:val="0"/>
              <w:marTop w:val="0"/>
              <w:marBottom w:val="0"/>
              <w:divBdr>
                <w:top w:val="none" w:sz="0" w:space="0" w:color="auto"/>
                <w:left w:val="none" w:sz="0" w:space="0" w:color="auto"/>
                <w:bottom w:val="none" w:sz="0" w:space="0" w:color="auto"/>
                <w:right w:val="none" w:sz="0" w:space="0" w:color="auto"/>
              </w:divBdr>
            </w:div>
          </w:divsChild>
        </w:div>
        <w:div w:id="1517618419">
          <w:marLeft w:val="0"/>
          <w:marRight w:val="0"/>
          <w:marTop w:val="0"/>
          <w:marBottom w:val="0"/>
          <w:divBdr>
            <w:top w:val="none" w:sz="0" w:space="0" w:color="auto"/>
            <w:left w:val="none" w:sz="0" w:space="0" w:color="auto"/>
            <w:bottom w:val="none" w:sz="0" w:space="0" w:color="auto"/>
            <w:right w:val="none" w:sz="0" w:space="0" w:color="auto"/>
          </w:divBdr>
          <w:divsChild>
            <w:div w:id="710035400">
              <w:marLeft w:val="0"/>
              <w:marRight w:val="0"/>
              <w:marTop w:val="0"/>
              <w:marBottom w:val="0"/>
              <w:divBdr>
                <w:top w:val="none" w:sz="0" w:space="0" w:color="auto"/>
                <w:left w:val="none" w:sz="0" w:space="0" w:color="auto"/>
                <w:bottom w:val="none" w:sz="0" w:space="0" w:color="auto"/>
                <w:right w:val="none" w:sz="0" w:space="0" w:color="auto"/>
              </w:divBdr>
            </w:div>
          </w:divsChild>
        </w:div>
        <w:div w:id="499003436">
          <w:marLeft w:val="0"/>
          <w:marRight w:val="0"/>
          <w:marTop w:val="0"/>
          <w:marBottom w:val="0"/>
          <w:divBdr>
            <w:top w:val="none" w:sz="0" w:space="0" w:color="auto"/>
            <w:left w:val="none" w:sz="0" w:space="0" w:color="auto"/>
            <w:bottom w:val="none" w:sz="0" w:space="0" w:color="auto"/>
            <w:right w:val="none" w:sz="0" w:space="0" w:color="auto"/>
          </w:divBdr>
          <w:divsChild>
            <w:div w:id="1867207700">
              <w:marLeft w:val="0"/>
              <w:marRight w:val="0"/>
              <w:marTop w:val="0"/>
              <w:marBottom w:val="0"/>
              <w:divBdr>
                <w:top w:val="none" w:sz="0" w:space="0" w:color="auto"/>
                <w:left w:val="none" w:sz="0" w:space="0" w:color="auto"/>
                <w:bottom w:val="none" w:sz="0" w:space="0" w:color="auto"/>
                <w:right w:val="none" w:sz="0" w:space="0" w:color="auto"/>
              </w:divBdr>
            </w:div>
          </w:divsChild>
        </w:div>
        <w:div w:id="274679841">
          <w:marLeft w:val="0"/>
          <w:marRight w:val="0"/>
          <w:marTop w:val="0"/>
          <w:marBottom w:val="0"/>
          <w:divBdr>
            <w:top w:val="none" w:sz="0" w:space="0" w:color="auto"/>
            <w:left w:val="none" w:sz="0" w:space="0" w:color="auto"/>
            <w:bottom w:val="none" w:sz="0" w:space="0" w:color="auto"/>
            <w:right w:val="none" w:sz="0" w:space="0" w:color="auto"/>
          </w:divBdr>
          <w:divsChild>
            <w:div w:id="732511183">
              <w:marLeft w:val="0"/>
              <w:marRight w:val="0"/>
              <w:marTop w:val="0"/>
              <w:marBottom w:val="0"/>
              <w:divBdr>
                <w:top w:val="none" w:sz="0" w:space="0" w:color="auto"/>
                <w:left w:val="none" w:sz="0" w:space="0" w:color="auto"/>
                <w:bottom w:val="none" w:sz="0" w:space="0" w:color="auto"/>
                <w:right w:val="none" w:sz="0" w:space="0" w:color="auto"/>
              </w:divBdr>
            </w:div>
          </w:divsChild>
        </w:div>
        <w:div w:id="1607735110">
          <w:marLeft w:val="0"/>
          <w:marRight w:val="0"/>
          <w:marTop w:val="0"/>
          <w:marBottom w:val="0"/>
          <w:divBdr>
            <w:top w:val="none" w:sz="0" w:space="0" w:color="auto"/>
            <w:left w:val="none" w:sz="0" w:space="0" w:color="auto"/>
            <w:bottom w:val="none" w:sz="0" w:space="0" w:color="auto"/>
            <w:right w:val="none" w:sz="0" w:space="0" w:color="auto"/>
          </w:divBdr>
          <w:divsChild>
            <w:div w:id="913662024">
              <w:marLeft w:val="0"/>
              <w:marRight w:val="0"/>
              <w:marTop w:val="0"/>
              <w:marBottom w:val="0"/>
              <w:divBdr>
                <w:top w:val="none" w:sz="0" w:space="0" w:color="auto"/>
                <w:left w:val="none" w:sz="0" w:space="0" w:color="auto"/>
                <w:bottom w:val="none" w:sz="0" w:space="0" w:color="auto"/>
                <w:right w:val="none" w:sz="0" w:space="0" w:color="auto"/>
              </w:divBdr>
            </w:div>
          </w:divsChild>
        </w:div>
        <w:div w:id="61175086">
          <w:marLeft w:val="0"/>
          <w:marRight w:val="0"/>
          <w:marTop w:val="0"/>
          <w:marBottom w:val="0"/>
          <w:divBdr>
            <w:top w:val="none" w:sz="0" w:space="0" w:color="auto"/>
            <w:left w:val="none" w:sz="0" w:space="0" w:color="auto"/>
            <w:bottom w:val="none" w:sz="0" w:space="0" w:color="auto"/>
            <w:right w:val="none" w:sz="0" w:space="0" w:color="auto"/>
          </w:divBdr>
          <w:divsChild>
            <w:div w:id="1522935280">
              <w:marLeft w:val="0"/>
              <w:marRight w:val="0"/>
              <w:marTop w:val="0"/>
              <w:marBottom w:val="0"/>
              <w:divBdr>
                <w:top w:val="none" w:sz="0" w:space="0" w:color="auto"/>
                <w:left w:val="none" w:sz="0" w:space="0" w:color="auto"/>
                <w:bottom w:val="none" w:sz="0" w:space="0" w:color="auto"/>
                <w:right w:val="none" w:sz="0" w:space="0" w:color="auto"/>
              </w:divBdr>
            </w:div>
          </w:divsChild>
        </w:div>
        <w:div w:id="1943606920">
          <w:marLeft w:val="0"/>
          <w:marRight w:val="0"/>
          <w:marTop w:val="0"/>
          <w:marBottom w:val="0"/>
          <w:divBdr>
            <w:top w:val="none" w:sz="0" w:space="0" w:color="auto"/>
            <w:left w:val="none" w:sz="0" w:space="0" w:color="auto"/>
            <w:bottom w:val="none" w:sz="0" w:space="0" w:color="auto"/>
            <w:right w:val="none" w:sz="0" w:space="0" w:color="auto"/>
          </w:divBdr>
          <w:divsChild>
            <w:div w:id="2125490403">
              <w:marLeft w:val="0"/>
              <w:marRight w:val="0"/>
              <w:marTop w:val="0"/>
              <w:marBottom w:val="0"/>
              <w:divBdr>
                <w:top w:val="none" w:sz="0" w:space="0" w:color="auto"/>
                <w:left w:val="none" w:sz="0" w:space="0" w:color="auto"/>
                <w:bottom w:val="none" w:sz="0" w:space="0" w:color="auto"/>
                <w:right w:val="none" w:sz="0" w:space="0" w:color="auto"/>
              </w:divBdr>
            </w:div>
          </w:divsChild>
        </w:div>
        <w:div w:id="512573406">
          <w:marLeft w:val="0"/>
          <w:marRight w:val="0"/>
          <w:marTop w:val="0"/>
          <w:marBottom w:val="0"/>
          <w:divBdr>
            <w:top w:val="none" w:sz="0" w:space="0" w:color="auto"/>
            <w:left w:val="none" w:sz="0" w:space="0" w:color="auto"/>
            <w:bottom w:val="none" w:sz="0" w:space="0" w:color="auto"/>
            <w:right w:val="none" w:sz="0" w:space="0" w:color="auto"/>
          </w:divBdr>
          <w:divsChild>
            <w:div w:id="1733890654">
              <w:marLeft w:val="0"/>
              <w:marRight w:val="0"/>
              <w:marTop w:val="0"/>
              <w:marBottom w:val="0"/>
              <w:divBdr>
                <w:top w:val="none" w:sz="0" w:space="0" w:color="auto"/>
                <w:left w:val="none" w:sz="0" w:space="0" w:color="auto"/>
                <w:bottom w:val="none" w:sz="0" w:space="0" w:color="auto"/>
                <w:right w:val="none" w:sz="0" w:space="0" w:color="auto"/>
              </w:divBdr>
            </w:div>
          </w:divsChild>
        </w:div>
        <w:div w:id="1102916306">
          <w:marLeft w:val="0"/>
          <w:marRight w:val="0"/>
          <w:marTop w:val="0"/>
          <w:marBottom w:val="0"/>
          <w:divBdr>
            <w:top w:val="none" w:sz="0" w:space="0" w:color="auto"/>
            <w:left w:val="none" w:sz="0" w:space="0" w:color="auto"/>
            <w:bottom w:val="none" w:sz="0" w:space="0" w:color="auto"/>
            <w:right w:val="none" w:sz="0" w:space="0" w:color="auto"/>
          </w:divBdr>
          <w:divsChild>
            <w:div w:id="1106777878">
              <w:marLeft w:val="0"/>
              <w:marRight w:val="0"/>
              <w:marTop w:val="0"/>
              <w:marBottom w:val="0"/>
              <w:divBdr>
                <w:top w:val="none" w:sz="0" w:space="0" w:color="auto"/>
                <w:left w:val="none" w:sz="0" w:space="0" w:color="auto"/>
                <w:bottom w:val="none" w:sz="0" w:space="0" w:color="auto"/>
                <w:right w:val="none" w:sz="0" w:space="0" w:color="auto"/>
              </w:divBdr>
            </w:div>
          </w:divsChild>
        </w:div>
        <w:div w:id="1824545950">
          <w:marLeft w:val="0"/>
          <w:marRight w:val="0"/>
          <w:marTop w:val="0"/>
          <w:marBottom w:val="0"/>
          <w:divBdr>
            <w:top w:val="none" w:sz="0" w:space="0" w:color="auto"/>
            <w:left w:val="none" w:sz="0" w:space="0" w:color="auto"/>
            <w:bottom w:val="none" w:sz="0" w:space="0" w:color="auto"/>
            <w:right w:val="none" w:sz="0" w:space="0" w:color="auto"/>
          </w:divBdr>
          <w:divsChild>
            <w:div w:id="1139495741">
              <w:marLeft w:val="0"/>
              <w:marRight w:val="0"/>
              <w:marTop w:val="0"/>
              <w:marBottom w:val="0"/>
              <w:divBdr>
                <w:top w:val="none" w:sz="0" w:space="0" w:color="auto"/>
                <w:left w:val="none" w:sz="0" w:space="0" w:color="auto"/>
                <w:bottom w:val="none" w:sz="0" w:space="0" w:color="auto"/>
                <w:right w:val="none" w:sz="0" w:space="0" w:color="auto"/>
              </w:divBdr>
            </w:div>
          </w:divsChild>
        </w:div>
        <w:div w:id="1474247734">
          <w:marLeft w:val="0"/>
          <w:marRight w:val="0"/>
          <w:marTop w:val="0"/>
          <w:marBottom w:val="0"/>
          <w:divBdr>
            <w:top w:val="none" w:sz="0" w:space="0" w:color="auto"/>
            <w:left w:val="none" w:sz="0" w:space="0" w:color="auto"/>
            <w:bottom w:val="none" w:sz="0" w:space="0" w:color="auto"/>
            <w:right w:val="none" w:sz="0" w:space="0" w:color="auto"/>
          </w:divBdr>
          <w:divsChild>
            <w:div w:id="1314674363">
              <w:marLeft w:val="0"/>
              <w:marRight w:val="0"/>
              <w:marTop w:val="0"/>
              <w:marBottom w:val="0"/>
              <w:divBdr>
                <w:top w:val="none" w:sz="0" w:space="0" w:color="auto"/>
                <w:left w:val="none" w:sz="0" w:space="0" w:color="auto"/>
                <w:bottom w:val="none" w:sz="0" w:space="0" w:color="auto"/>
                <w:right w:val="none" w:sz="0" w:space="0" w:color="auto"/>
              </w:divBdr>
            </w:div>
          </w:divsChild>
        </w:div>
        <w:div w:id="1172334286">
          <w:marLeft w:val="0"/>
          <w:marRight w:val="0"/>
          <w:marTop w:val="0"/>
          <w:marBottom w:val="0"/>
          <w:divBdr>
            <w:top w:val="none" w:sz="0" w:space="0" w:color="auto"/>
            <w:left w:val="none" w:sz="0" w:space="0" w:color="auto"/>
            <w:bottom w:val="none" w:sz="0" w:space="0" w:color="auto"/>
            <w:right w:val="none" w:sz="0" w:space="0" w:color="auto"/>
          </w:divBdr>
          <w:divsChild>
            <w:div w:id="927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055583">
          <w:marLeft w:val="0"/>
          <w:marRight w:val="0"/>
          <w:marTop w:val="0"/>
          <w:marBottom w:val="0"/>
          <w:divBdr>
            <w:top w:val="none" w:sz="0" w:space="0" w:color="auto"/>
            <w:left w:val="none" w:sz="0" w:space="0" w:color="auto"/>
            <w:bottom w:val="none" w:sz="0" w:space="0" w:color="auto"/>
            <w:right w:val="none" w:sz="0" w:space="0" w:color="auto"/>
          </w:divBdr>
          <w:divsChild>
            <w:div w:id="1668943933">
              <w:marLeft w:val="0"/>
              <w:marRight w:val="0"/>
              <w:marTop w:val="0"/>
              <w:marBottom w:val="0"/>
              <w:divBdr>
                <w:top w:val="none" w:sz="0" w:space="0" w:color="auto"/>
                <w:left w:val="none" w:sz="0" w:space="0" w:color="auto"/>
                <w:bottom w:val="none" w:sz="0" w:space="0" w:color="auto"/>
                <w:right w:val="none" w:sz="0" w:space="0" w:color="auto"/>
              </w:divBdr>
            </w:div>
            <w:div w:id="306781985">
              <w:marLeft w:val="0"/>
              <w:marRight w:val="0"/>
              <w:marTop w:val="0"/>
              <w:marBottom w:val="0"/>
              <w:divBdr>
                <w:top w:val="none" w:sz="0" w:space="0" w:color="auto"/>
                <w:left w:val="none" w:sz="0" w:space="0" w:color="auto"/>
                <w:bottom w:val="none" w:sz="0" w:space="0" w:color="auto"/>
                <w:right w:val="none" w:sz="0" w:space="0" w:color="auto"/>
              </w:divBdr>
            </w:div>
            <w:div w:id="11494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3772">
      <w:bodyDiv w:val="1"/>
      <w:marLeft w:val="0"/>
      <w:marRight w:val="0"/>
      <w:marTop w:val="0"/>
      <w:marBottom w:val="0"/>
      <w:divBdr>
        <w:top w:val="none" w:sz="0" w:space="0" w:color="auto"/>
        <w:left w:val="none" w:sz="0" w:space="0" w:color="auto"/>
        <w:bottom w:val="none" w:sz="0" w:space="0" w:color="auto"/>
        <w:right w:val="none" w:sz="0" w:space="0" w:color="auto"/>
      </w:divBdr>
      <w:divsChild>
        <w:div w:id="458113098">
          <w:marLeft w:val="0"/>
          <w:marRight w:val="0"/>
          <w:marTop w:val="0"/>
          <w:marBottom w:val="0"/>
          <w:divBdr>
            <w:top w:val="none" w:sz="0" w:space="0" w:color="auto"/>
            <w:left w:val="none" w:sz="0" w:space="0" w:color="auto"/>
            <w:bottom w:val="none" w:sz="0" w:space="0" w:color="auto"/>
            <w:right w:val="none" w:sz="0" w:space="0" w:color="auto"/>
          </w:divBdr>
          <w:divsChild>
            <w:div w:id="800147158">
              <w:marLeft w:val="0"/>
              <w:marRight w:val="0"/>
              <w:marTop w:val="0"/>
              <w:marBottom w:val="0"/>
              <w:divBdr>
                <w:top w:val="none" w:sz="0" w:space="0" w:color="auto"/>
                <w:left w:val="none" w:sz="0" w:space="0" w:color="auto"/>
                <w:bottom w:val="none" w:sz="0" w:space="0" w:color="auto"/>
                <w:right w:val="none" w:sz="0" w:space="0" w:color="auto"/>
              </w:divBdr>
            </w:div>
            <w:div w:id="308363214">
              <w:marLeft w:val="0"/>
              <w:marRight w:val="0"/>
              <w:marTop w:val="0"/>
              <w:marBottom w:val="0"/>
              <w:divBdr>
                <w:top w:val="none" w:sz="0" w:space="0" w:color="auto"/>
                <w:left w:val="none" w:sz="0" w:space="0" w:color="auto"/>
                <w:bottom w:val="none" w:sz="0" w:space="0" w:color="auto"/>
                <w:right w:val="none" w:sz="0" w:space="0" w:color="auto"/>
              </w:divBdr>
            </w:div>
            <w:div w:id="13129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11</Pages>
  <Words>2809</Words>
  <Characters>16012</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18784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rsanchez</cp:lastModifiedBy>
  <cp:revision>4</cp:revision>
  <cp:lastPrinted>2019-10-16T10:44:00Z</cp:lastPrinted>
  <dcterms:created xsi:type="dcterms:W3CDTF">2020-04-21T10:13:00Z</dcterms:created>
  <dcterms:modified xsi:type="dcterms:W3CDTF">2020-04-21T17:50:00Z</dcterms:modified>
</cp:coreProperties>
</file>